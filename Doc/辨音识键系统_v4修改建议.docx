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E873" w14:textId="77777777" w:rsidR="007B0BC4" w:rsidRDefault="00000000">
      <w:pPr>
        <w:jc w:val="center"/>
        <w:rPr>
          <w:rFonts w:eastAsia="黑体"/>
          <w:sz w:val="64"/>
        </w:rPr>
      </w:pPr>
      <w:r>
        <w:rPr>
          <w:rFonts w:ascii="宋体" w:hAnsi="宋体" w:cs="宋体"/>
          <w:noProof/>
          <w:sz w:val="24"/>
        </w:rPr>
        <w:drawing>
          <wp:anchor distT="0" distB="0" distL="114935" distR="114935" simplePos="0" relativeHeight="251660288" behindDoc="0" locked="0" layoutInCell="1" allowOverlap="1" wp14:anchorId="7859E300" wp14:editId="2B6671A9">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8">
                      <a:grayscl/>
                    </a:blip>
                    <a:stretch>
                      <a:fillRect/>
                    </a:stretch>
                  </pic:blipFill>
                  <pic:spPr>
                    <a:xfrm>
                      <a:off x="0" y="0"/>
                      <a:ext cx="4658995" cy="979170"/>
                    </a:xfrm>
                    <a:prstGeom prst="rect">
                      <a:avLst/>
                    </a:prstGeom>
                    <a:noFill/>
                    <a:ln w="9525">
                      <a:noFill/>
                    </a:ln>
                  </pic:spPr>
                </pic:pic>
              </a:graphicData>
            </a:graphic>
          </wp:anchor>
        </w:drawing>
      </w:r>
    </w:p>
    <w:p w14:paraId="6AC826D7" w14:textId="77777777" w:rsidR="007B0BC4" w:rsidRDefault="007B0BC4">
      <w:pPr>
        <w:jc w:val="center"/>
        <w:rPr>
          <w:rFonts w:eastAsia="黑体"/>
          <w:sz w:val="64"/>
        </w:rPr>
      </w:pPr>
    </w:p>
    <w:p w14:paraId="1B87069C" w14:textId="77777777" w:rsidR="007B0BC4" w:rsidRDefault="007B0BC4">
      <w:pPr>
        <w:spacing w:line="440" w:lineRule="exact"/>
        <w:jc w:val="center"/>
        <w:rPr>
          <w:rFonts w:eastAsia="黑体"/>
          <w:sz w:val="64"/>
        </w:rPr>
      </w:pPr>
    </w:p>
    <w:p w14:paraId="261555EE" w14:textId="77777777" w:rsidR="007B0BC4" w:rsidRDefault="00000000">
      <w:pPr>
        <w:jc w:val="center"/>
        <w:rPr>
          <w:rFonts w:ascii="宋体" w:hAnsi="宋体" w:hint="eastAsia"/>
          <w:b/>
          <w:sz w:val="64"/>
        </w:rPr>
      </w:pPr>
      <w:r>
        <w:rPr>
          <w:rFonts w:ascii="宋体" w:hAnsi="宋体" w:hint="eastAsia"/>
          <w:b/>
          <w:sz w:val="64"/>
        </w:rPr>
        <w:t>本 科 毕 业 论 文（设 计）</w:t>
      </w:r>
    </w:p>
    <w:p w14:paraId="1B8E5B56" w14:textId="77777777" w:rsidR="007B0BC4" w:rsidRDefault="007B0BC4"/>
    <w:p w14:paraId="3F52BDD8" w14:textId="77777777" w:rsidR="007B0BC4" w:rsidRDefault="007B0BC4">
      <w:pPr>
        <w:adjustRightInd w:val="0"/>
        <w:snapToGrid w:val="0"/>
        <w:jc w:val="center"/>
        <w:rPr>
          <w:rFonts w:eastAsia="华文新魏"/>
          <w:b/>
          <w:sz w:val="52"/>
          <w:szCs w:val="52"/>
        </w:rPr>
      </w:pPr>
    </w:p>
    <w:p w14:paraId="6449EBDF" w14:textId="77777777" w:rsidR="007B0BC4" w:rsidRDefault="007B0BC4">
      <w:pPr>
        <w:adjustRightInd w:val="0"/>
        <w:snapToGrid w:val="0"/>
        <w:jc w:val="center"/>
        <w:rPr>
          <w:rFonts w:eastAsia="华文新魏"/>
          <w:b/>
          <w:sz w:val="52"/>
          <w:szCs w:val="52"/>
        </w:rPr>
      </w:pPr>
    </w:p>
    <w:p w14:paraId="02EAB324" w14:textId="77777777" w:rsidR="007B0BC4" w:rsidRDefault="007B0BC4">
      <w:pPr>
        <w:spacing w:line="360" w:lineRule="auto"/>
        <w:jc w:val="center"/>
        <w:rPr>
          <w:b/>
          <w:sz w:val="36"/>
          <w:szCs w:val="36"/>
        </w:rPr>
      </w:pPr>
    </w:p>
    <w:p w14:paraId="00E7197D" w14:textId="77777777" w:rsidR="007B0BC4" w:rsidRDefault="007B0BC4">
      <w:pPr>
        <w:adjustRightInd w:val="0"/>
        <w:snapToGrid w:val="0"/>
        <w:jc w:val="center"/>
        <w:rPr>
          <w:b/>
          <w:bCs/>
          <w:sz w:val="40"/>
        </w:rPr>
      </w:pPr>
    </w:p>
    <w:p w14:paraId="3CC986BC" w14:textId="77777777" w:rsidR="007B0BC4" w:rsidRDefault="00000000">
      <w:pPr>
        <w:adjustRightInd w:val="0"/>
        <w:snapToGrid w:val="0"/>
        <w:rPr>
          <w:b/>
          <w:bCs/>
          <w:sz w:val="40"/>
        </w:rPr>
      </w:pPr>
      <w:r>
        <w:rPr>
          <w:rFonts w:hint="eastAsia"/>
          <w:b/>
          <w:bCs/>
          <w:sz w:val="40"/>
        </w:rPr>
        <w:t xml:space="preserve">                      </w:t>
      </w:r>
    </w:p>
    <w:p w14:paraId="1A42BF39" w14:textId="77777777" w:rsidR="007B0BC4" w:rsidRDefault="007B0BC4">
      <w:pPr>
        <w:adjustRightInd w:val="0"/>
        <w:snapToGrid w:val="0"/>
        <w:jc w:val="center"/>
        <w:rPr>
          <w:b/>
          <w:bCs/>
          <w:sz w:val="40"/>
        </w:rPr>
      </w:pPr>
    </w:p>
    <w:tbl>
      <w:tblPr>
        <w:tblW w:w="0" w:type="auto"/>
        <w:jc w:val="center"/>
        <w:tblLayout w:type="fixed"/>
        <w:tblLook w:val="04A0" w:firstRow="1" w:lastRow="0" w:firstColumn="1" w:lastColumn="0" w:noHBand="0" w:noVBand="1"/>
      </w:tblPr>
      <w:tblGrid>
        <w:gridCol w:w="1752"/>
        <w:gridCol w:w="2048"/>
        <w:gridCol w:w="1620"/>
        <w:gridCol w:w="1261"/>
      </w:tblGrid>
      <w:tr w:rsidR="007B0BC4" w14:paraId="16363428" w14:textId="77777777">
        <w:trPr>
          <w:trHeight w:val="454"/>
          <w:jc w:val="center"/>
        </w:trPr>
        <w:tc>
          <w:tcPr>
            <w:tcW w:w="1752" w:type="dxa"/>
            <w:vAlign w:val="bottom"/>
          </w:tcPr>
          <w:p w14:paraId="0DAEA7C8" w14:textId="77777777" w:rsidR="007B0BC4" w:rsidRDefault="00000000">
            <w:pPr>
              <w:jc w:val="center"/>
              <w:rPr>
                <w:b/>
                <w:bCs/>
                <w:sz w:val="32"/>
              </w:rPr>
            </w:pPr>
            <w:r>
              <w:rPr>
                <w:rFonts w:hint="eastAsia"/>
                <w:b/>
                <w:bCs/>
                <w:sz w:val="32"/>
              </w:rPr>
              <w:t>题</w:t>
            </w:r>
            <w:r>
              <w:rPr>
                <w:rFonts w:hint="eastAsia"/>
                <w:b/>
                <w:bCs/>
                <w:sz w:val="32"/>
              </w:rPr>
              <w:t xml:space="preserve">    </w:t>
            </w:r>
            <w:r>
              <w:rPr>
                <w:rFonts w:hint="eastAsia"/>
                <w:b/>
                <w:bCs/>
                <w:sz w:val="32"/>
              </w:rPr>
              <w:t>目</w:t>
            </w:r>
          </w:p>
        </w:tc>
        <w:tc>
          <w:tcPr>
            <w:tcW w:w="4929" w:type="dxa"/>
            <w:gridSpan w:val="3"/>
            <w:tcBorders>
              <w:bottom w:val="single" w:sz="4" w:space="0" w:color="auto"/>
            </w:tcBorders>
            <w:vAlign w:val="bottom"/>
          </w:tcPr>
          <w:p w14:paraId="00674E5F" w14:textId="77777777" w:rsidR="007B0BC4" w:rsidRDefault="00000000">
            <w:pPr>
              <w:jc w:val="center"/>
              <w:rPr>
                <w:bCs/>
                <w:sz w:val="32"/>
              </w:rPr>
            </w:pPr>
            <w:r>
              <w:rPr>
                <w:rFonts w:hint="eastAsia"/>
                <w:bCs/>
                <w:sz w:val="32"/>
              </w:rPr>
              <w:t>辨音识键奏乐系统设计</w:t>
            </w:r>
          </w:p>
        </w:tc>
      </w:tr>
      <w:tr w:rsidR="007B0BC4" w14:paraId="28A5E081" w14:textId="77777777">
        <w:trPr>
          <w:trHeight w:val="454"/>
          <w:jc w:val="center"/>
        </w:trPr>
        <w:tc>
          <w:tcPr>
            <w:tcW w:w="1752" w:type="dxa"/>
            <w:vAlign w:val="bottom"/>
          </w:tcPr>
          <w:p w14:paraId="387BAB5D" w14:textId="77777777" w:rsidR="007B0BC4" w:rsidRDefault="007B0BC4">
            <w:pPr>
              <w:jc w:val="center"/>
              <w:rPr>
                <w:b/>
                <w:bCs/>
                <w:sz w:val="32"/>
              </w:rPr>
            </w:pPr>
          </w:p>
        </w:tc>
        <w:tc>
          <w:tcPr>
            <w:tcW w:w="4929" w:type="dxa"/>
            <w:gridSpan w:val="3"/>
            <w:tcBorders>
              <w:top w:val="single" w:sz="4" w:space="0" w:color="auto"/>
              <w:bottom w:val="single" w:sz="4" w:space="0" w:color="auto"/>
            </w:tcBorders>
            <w:vAlign w:val="bottom"/>
          </w:tcPr>
          <w:p w14:paraId="7B69E5E8" w14:textId="77777777" w:rsidR="007B0BC4" w:rsidRDefault="007B0BC4">
            <w:pPr>
              <w:jc w:val="center"/>
              <w:rPr>
                <w:bCs/>
                <w:sz w:val="32"/>
              </w:rPr>
            </w:pPr>
          </w:p>
        </w:tc>
      </w:tr>
      <w:tr w:rsidR="007B0BC4" w14:paraId="4136984A" w14:textId="77777777">
        <w:trPr>
          <w:trHeight w:val="454"/>
          <w:jc w:val="center"/>
        </w:trPr>
        <w:tc>
          <w:tcPr>
            <w:tcW w:w="1752" w:type="dxa"/>
            <w:vAlign w:val="bottom"/>
          </w:tcPr>
          <w:p w14:paraId="7EA28C00" w14:textId="77777777" w:rsidR="007B0BC4" w:rsidRDefault="00000000">
            <w:pPr>
              <w:jc w:val="center"/>
              <w:rPr>
                <w:b/>
                <w:bCs/>
                <w:sz w:val="32"/>
              </w:rPr>
            </w:pPr>
            <w:r>
              <w:rPr>
                <w:rFonts w:hint="eastAsia"/>
                <w:b/>
                <w:bCs/>
                <w:sz w:val="32"/>
              </w:rPr>
              <w:t>学</w:t>
            </w:r>
            <w:r>
              <w:rPr>
                <w:rFonts w:hint="eastAsia"/>
                <w:b/>
                <w:bCs/>
                <w:sz w:val="32"/>
              </w:rPr>
              <w:t xml:space="preserve">    </w:t>
            </w:r>
            <w:r>
              <w:rPr>
                <w:rFonts w:hint="eastAsia"/>
                <w:b/>
                <w:bCs/>
                <w:sz w:val="32"/>
              </w:rPr>
              <w:t>院</w:t>
            </w:r>
          </w:p>
        </w:tc>
        <w:tc>
          <w:tcPr>
            <w:tcW w:w="4929" w:type="dxa"/>
            <w:gridSpan w:val="3"/>
            <w:tcBorders>
              <w:top w:val="single" w:sz="4" w:space="0" w:color="auto"/>
              <w:bottom w:val="single" w:sz="4" w:space="0" w:color="auto"/>
            </w:tcBorders>
            <w:vAlign w:val="bottom"/>
          </w:tcPr>
          <w:p w14:paraId="3CE1E5B8" w14:textId="77777777" w:rsidR="007B0BC4" w:rsidRDefault="00000000">
            <w:pPr>
              <w:jc w:val="center"/>
              <w:rPr>
                <w:bCs/>
                <w:sz w:val="32"/>
              </w:rPr>
            </w:pPr>
            <w:r>
              <w:rPr>
                <w:rFonts w:hint="eastAsia"/>
                <w:bCs/>
                <w:sz w:val="32"/>
              </w:rPr>
              <w:t>光学与电子信息学院</w:t>
            </w:r>
          </w:p>
        </w:tc>
      </w:tr>
      <w:tr w:rsidR="007B0BC4" w14:paraId="0535796C" w14:textId="77777777">
        <w:trPr>
          <w:trHeight w:val="454"/>
          <w:jc w:val="center"/>
        </w:trPr>
        <w:tc>
          <w:tcPr>
            <w:tcW w:w="1752" w:type="dxa"/>
            <w:vAlign w:val="bottom"/>
          </w:tcPr>
          <w:p w14:paraId="667D1D8E" w14:textId="77777777" w:rsidR="007B0BC4" w:rsidRDefault="00000000">
            <w:pPr>
              <w:jc w:val="center"/>
              <w:rPr>
                <w:b/>
                <w:bCs/>
                <w:sz w:val="32"/>
              </w:rPr>
            </w:pPr>
            <w:r>
              <w:rPr>
                <w:rFonts w:hint="eastAsia"/>
                <w:b/>
                <w:bCs/>
                <w:sz w:val="32"/>
              </w:rPr>
              <w:t>年</w:t>
            </w:r>
            <w:r>
              <w:rPr>
                <w:rFonts w:hint="eastAsia"/>
                <w:b/>
                <w:bCs/>
                <w:sz w:val="32"/>
              </w:rPr>
              <w:t xml:space="preserve">    </w:t>
            </w:r>
            <w:r>
              <w:rPr>
                <w:rFonts w:hint="eastAsia"/>
                <w:b/>
                <w:bCs/>
                <w:sz w:val="32"/>
              </w:rPr>
              <w:t>级</w:t>
            </w:r>
          </w:p>
        </w:tc>
        <w:tc>
          <w:tcPr>
            <w:tcW w:w="4929" w:type="dxa"/>
            <w:gridSpan w:val="3"/>
            <w:tcBorders>
              <w:top w:val="single" w:sz="4" w:space="0" w:color="auto"/>
              <w:bottom w:val="single" w:sz="4" w:space="0" w:color="auto"/>
            </w:tcBorders>
            <w:vAlign w:val="bottom"/>
          </w:tcPr>
          <w:p w14:paraId="68E3C625" w14:textId="77777777" w:rsidR="007B0BC4" w:rsidRDefault="00000000">
            <w:pPr>
              <w:jc w:val="center"/>
              <w:rPr>
                <w:bCs/>
                <w:sz w:val="32"/>
              </w:rPr>
            </w:pPr>
            <w:r>
              <w:rPr>
                <w:rFonts w:hint="eastAsia"/>
                <w:bCs/>
                <w:sz w:val="32"/>
              </w:rPr>
              <w:t>22</w:t>
            </w:r>
            <w:r>
              <w:rPr>
                <w:rFonts w:hint="eastAsia"/>
                <w:bCs/>
                <w:sz w:val="32"/>
              </w:rPr>
              <w:t>级</w:t>
            </w:r>
          </w:p>
        </w:tc>
      </w:tr>
      <w:tr w:rsidR="007B0BC4" w14:paraId="2C5B935E" w14:textId="77777777">
        <w:trPr>
          <w:trHeight w:val="454"/>
          <w:jc w:val="center"/>
        </w:trPr>
        <w:tc>
          <w:tcPr>
            <w:tcW w:w="1752" w:type="dxa"/>
            <w:vAlign w:val="bottom"/>
          </w:tcPr>
          <w:p w14:paraId="6F7FE100" w14:textId="77777777" w:rsidR="007B0BC4" w:rsidRDefault="00000000">
            <w:pPr>
              <w:jc w:val="center"/>
              <w:rPr>
                <w:b/>
                <w:bCs/>
                <w:sz w:val="32"/>
              </w:rPr>
            </w:pPr>
            <w:r>
              <w:rPr>
                <w:rFonts w:hint="eastAsia"/>
                <w:b/>
                <w:bCs/>
                <w:sz w:val="32"/>
              </w:rPr>
              <w:t>专</w:t>
            </w:r>
            <w:r>
              <w:rPr>
                <w:rFonts w:hint="eastAsia"/>
                <w:b/>
                <w:bCs/>
                <w:sz w:val="32"/>
              </w:rPr>
              <w:t xml:space="preserve">    </w:t>
            </w:r>
            <w:r>
              <w:rPr>
                <w:rFonts w:hint="eastAsia"/>
                <w:b/>
                <w:bCs/>
                <w:sz w:val="32"/>
              </w:rPr>
              <w:t>业</w:t>
            </w:r>
          </w:p>
        </w:tc>
        <w:tc>
          <w:tcPr>
            <w:tcW w:w="4929" w:type="dxa"/>
            <w:gridSpan w:val="3"/>
            <w:tcBorders>
              <w:top w:val="single" w:sz="4" w:space="0" w:color="auto"/>
              <w:bottom w:val="single" w:sz="4" w:space="0" w:color="auto"/>
            </w:tcBorders>
            <w:vAlign w:val="bottom"/>
          </w:tcPr>
          <w:p w14:paraId="17E7A2C1" w14:textId="77777777" w:rsidR="007B0BC4" w:rsidRDefault="00000000">
            <w:pPr>
              <w:jc w:val="center"/>
              <w:rPr>
                <w:bCs/>
                <w:sz w:val="32"/>
              </w:rPr>
            </w:pPr>
            <w:r>
              <w:rPr>
                <w:rFonts w:hint="eastAsia"/>
                <w:bCs/>
                <w:sz w:val="32"/>
              </w:rPr>
              <w:t>通信工程</w:t>
            </w:r>
          </w:p>
        </w:tc>
      </w:tr>
      <w:tr w:rsidR="007B0BC4" w14:paraId="64F5594D" w14:textId="77777777">
        <w:trPr>
          <w:trHeight w:val="454"/>
          <w:jc w:val="center"/>
        </w:trPr>
        <w:tc>
          <w:tcPr>
            <w:tcW w:w="1752" w:type="dxa"/>
            <w:vAlign w:val="bottom"/>
          </w:tcPr>
          <w:p w14:paraId="50313B0A" w14:textId="77777777" w:rsidR="007B0BC4" w:rsidRDefault="00000000">
            <w:pPr>
              <w:jc w:val="center"/>
              <w:rPr>
                <w:b/>
                <w:bCs/>
                <w:sz w:val="32"/>
              </w:rPr>
            </w:pPr>
            <w:r>
              <w:rPr>
                <w:rFonts w:hint="eastAsia"/>
                <w:b/>
                <w:bCs/>
                <w:sz w:val="32"/>
              </w:rPr>
              <w:t>学</w:t>
            </w:r>
            <w:r>
              <w:rPr>
                <w:rFonts w:hint="eastAsia"/>
                <w:b/>
                <w:bCs/>
                <w:sz w:val="32"/>
              </w:rPr>
              <w:t xml:space="preserve">    </w:t>
            </w:r>
            <w:r>
              <w:rPr>
                <w:rFonts w:hint="eastAsia"/>
                <w:b/>
                <w:bCs/>
                <w:sz w:val="32"/>
              </w:rPr>
              <w:t>号</w:t>
            </w:r>
          </w:p>
        </w:tc>
        <w:tc>
          <w:tcPr>
            <w:tcW w:w="4929" w:type="dxa"/>
            <w:gridSpan w:val="3"/>
            <w:tcBorders>
              <w:top w:val="single" w:sz="4" w:space="0" w:color="auto"/>
              <w:bottom w:val="single" w:sz="4" w:space="0" w:color="auto"/>
            </w:tcBorders>
            <w:vAlign w:val="bottom"/>
          </w:tcPr>
          <w:p w14:paraId="0BB2C9D3" w14:textId="77777777" w:rsidR="007B0BC4" w:rsidRDefault="00000000">
            <w:pPr>
              <w:jc w:val="center"/>
              <w:rPr>
                <w:sz w:val="32"/>
              </w:rPr>
            </w:pPr>
            <w:r>
              <w:rPr>
                <w:rFonts w:hint="eastAsia"/>
                <w:sz w:val="32"/>
              </w:rPr>
              <w:t>2200408024</w:t>
            </w:r>
          </w:p>
        </w:tc>
      </w:tr>
      <w:tr w:rsidR="007B0BC4" w14:paraId="36E1CD20" w14:textId="77777777">
        <w:trPr>
          <w:trHeight w:val="454"/>
          <w:jc w:val="center"/>
        </w:trPr>
        <w:tc>
          <w:tcPr>
            <w:tcW w:w="1752" w:type="dxa"/>
            <w:vAlign w:val="bottom"/>
          </w:tcPr>
          <w:p w14:paraId="336FBAE9" w14:textId="77777777" w:rsidR="007B0BC4" w:rsidRDefault="00000000">
            <w:pPr>
              <w:jc w:val="center"/>
              <w:rPr>
                <w:b/>
                <w:bCs/>
                <w:sz w:val="32"/>
              </w:rPr>
            </w:pPr>
            <w:r>
              <w:rPr>
                <w:rFonts w:hint="eastAsia"/>
                <w:b/>
                <w:bCs/>
                <w:sz w:val="32"/>
              </w:rPr>
              <w:t>姓</w:t>
            </w:r>
            <w:r>
              <w:rPr>
                <w:rFonts w:hint="eastAsia"/>
                <w:b/>
                <w:bCs/>
                <w:sz w:val="32"/>
              </w:rPr>
              <w:t xml:space="preserve">    </w:t>
            </w:r>
            <w:r>
              <w:rPr>
                <w:rFonts w:hint="eastAsia"/>
                <w:b/>
                <w:bCs/>
                <w:sz w:val="32"/>
              </w:rPr>
              <w:t>名</w:t>
            </w:r>
          </w:p>
        </w:tc>
        <w:tc>
          <w:tcPr>
            <w:tcW w:w="4929" w:type="dxa"/>
            <w:gridSpan w:val="3"/>
            <w:tcBorders>
              <w:top w:val="single" w:sz="4" w:space="0" w:color="auto"/>
              <w:bottom w:val="single" w:sz="4" w:space="0" w:color="auto"/>
            </w:tcBorders>
            <w:vAlign w:val="bottom"/>
          </w:tcPr>
          <w:p w14:paraId="6062519D" w14:textId="77777777" w:rsidR="007B0BC4" w:rsidRDefault="00000000">
            <w:pPr>
              <w:jc w:val="center"/>
              <w:rPr>
                <w:sz w:val="32"/>
              </w:rPr>
            </w:pPr>
            <w:r>
              <w:rPr>
                <w:rFonts w:hint="eastAsia"/>
                <w:sz w:val="32"/>
              </w:rPr>
              <w:t>徐翔宇</w:t>
            </w:r>
          </w:p>
        </w:tc>
      </w:tr>
      <w:tr w:rsidR="007B0BC4" w14:paraId="79D97050" w14:textId="77777777">
        <w:trPr>
          <w:trHeight w:val="454"/>
          <w:jc w:val="center"/>
        </w:trPr>
        <w:tc>
          <w:tcPr>
            <w:tcW w:w="1752" w:type="dxa"/>
            <w:vAlign w:val="center"/>
          </w:tcPr>
          <w:p w14:paraId="0F871D58" w14:textId="77777777" w:rsidR="007B0BC4" w:rsidRDefault="00000000">
            <w:pPr>
              <w:jc w:val="center"/>
              <w:rPr>
                <w:b/>
                <w:bCs/>
                <w:sz w:val="32"/>
              </w:rPr>
            </w:pPr>
            <w:r>
              <w:rPr>
                <w:rFonts w:hint="eastAsia"/>
                <w:b/>
                <w:bCs/>
                <w:sz w:val="32"/>
              </w:rPr>
              <w:t>指导教师</w:t>
            </w:r>
          </w:p>
        </w:tc>
        <w:tc>
          <w:tcPr>
            <w:tcW w:w="2048" w:type="dxa"/>
            <w:tcBorders>
              <w:top w:val="single" w:sz="4" w:space="0" w:color="auto"/>
              <w:bottom w:val="single" w:sz="4" w:space="0" w:color="auto"/>
            </w:tcBorders>
            <w:vAlign w:val="bottom"/>
          </w:tcPr>
          <w:p w14:paraId="4D7D6ED7" w14:textId="77777777" w:rsidR="007B0BC4" w:rsidRDefault="00000000">
            <w:pPr>
              <w:jc w:val="center"/>
              <w:rPr>
                <w:sz w:val="32"/>
              </w:rPr>
            </w:pPr>
            <w:r>
              <w:rPr>
                <w:rFonts w:hint="eastAsia"/>
                <w:sz w:val="32"/>
              </w:rPr>
              <w:t>周敏彤</w:t>
            </w:r>
          </w:p>
        </w:tc>
        <w:tc>
          <w:tcPr>
            <w:tcW w:w="1620" w:type="dxa"/>
            <w:tcBorders>
              <w:top w:val="single" w:sz="4" w:space="0" w:color="auto"/>
            </w:tcBorders>
            <w:vAlign w:val="center"/>
          </w:tcPr>
          <w:p w14:paraId="60121EF2" w14:textId="77777777" w:rsidR="007B0BC4" w:rsidRDefault="00000000">
            <w:pPr>
              <w:jc w:val="center"/>
              <w:rPr>
                <w:b/>
                <w:bCs/>
                <w:sz w:val="32"/>
              </w:rPr>
            </w:pPr>
            <w:r>
              <w:rPr>
                <w:rFonts w:hint="eastAsia"/>
                <w:b/>
                <w:bCs/>
                <w:sz w:val="32"/>
              </w:rPr>
              <w:t>职</w:t>
            </w:r>
            <w:r>
              <w:rPr>
                <w:rFonts w:hint="eastAsia"/>
                <w:b/>
                <w:bCs/>
                <w:sz w:val="32"/>
              </w:rPr>
              <w:t xml:space="preserve">    </w:t>
            </w:r>
            <w:r>
              <w:rPr>
                <w:rFonts w:hint="eastAsia"/>
                <w:b/>
                <w:bCs/>
                <w:sz w:val="32"/>
              </w:rPr>
              <w:t>称</w:t>
            </w:r>
          </w:p>
        </w:tc>
        <w:tc>
          <w:tcPr>
            <w:tcW w:w="1261" w:type="dxa"/>
            <w:tcBorders>
              <w:top w:val="single" w:sz="4" w:space="0" w:color="auto"/>
              <w:bottom w:val="single" w:sz="4" w:space="0" w:color="auto"/>
            </w:tcBorders>
            <w:vAlign w:val="bottom"/>
          </w:tcPr>
          <w:p w14:paraId="323A18E2" w14:textId="77777777" w:rsidR="007B0BC4" w:rsidRDefault="00000000">
            <w:pPr>
              <w:jc w:val="center"/>
              <w:rPr>
                <w:sz w:val="32"/>
              </w:rPr>
            </w:pPr>
            <w:r>
              <w:rPr>
                <w:rFonts w:hint="eastAsia"/>
                <w:sz w:val="32"/>
              </w:rPr>
              <w:t>副教授</w:t>
            </w:r>
          </w:p>
        </w:tc>
      </w:tr>
      <w:tr w:rsidR="007B0BC4" w14:paraId="37042431" w14:textId="77777777">
        <w:trPr>
          <w:trHeight w:val="454"/>
          <w:jc w:val="center"/>
        </w:trPr>
        <w:tc>
          <w:tcPr>
            <w:tcW w:w="1752" w:type="dxa"/>
            <w:vAlign w:val="bottom"/>
          </w:tcPr>
          <w:p w14:paraId="25B6A194" w14:textId="77777777" w:rsidR="007B0BC4" w:rsidRDefault="00000000">
            <w:pPr>
              <w:jc w:val="center"/>
              <w:rPr>
                <w:b/>
                <w:bCs/>
                <w:sz w:val="32"/>
              </w:rPr>
            </w:pPr>
            <w:r>
              <w:rPr>
                <w:rFonts w:hint="eastAsia"/>
                <w:b/>
                <w:bCs/>
                <w:sz w:val="32"/>
              </w:rPr>
              <w:t>提交时间</w:t>
            </w:r>
          </w:p>
        </w:tc>
        <w:tc>
          <w:tcPr>
            <w:tcW w:w="4929" w:type="dxa"/>
            <w:gridSpan w:val="3"/>
            <w:tcBorders>
              <w:bottom w:val="single" w:sz="4" w:space="0" w:color="auto"/>
            </w:tcBorders>
            <w:vAlign w:val="bottom"/>
          </w:tcPr>
          <w:p w14:paraId="6A616F9F" w14:textId="77777777" w:rsidR="007B0BC4" w:rsidRDefault="00000000">
            <w:pPr>
              <w:jc w:val="center"/>
              <w:rPr>
                <w:bCs/>
                <w:sz w:val="32"/>
              </w:rPr>
            </w:pPr>
            <w:r>
              <w:rPr>
                <w:rFonts w:hint="eastAsia"/>
                <w:bCs/>
                <w:sz w:val="32"/>
              </w:rPr>
              <w:t>2026</w:t>
            </w:r>
            <w:r>
              <w:rPr>
                <w:rFonts w:hint="eastAsia"/>
                <w:bCs/>
                <w:sz w:val="32"/>
              </w:rPr>
              <w:t>年</w:t>
            </w:r>
            <w:r>
              <w:rPr>
                <w:rFonts w:hint="eastAsia"/>
                <w:bCs/>
                <w:sz w:val="32"/>
              </w:rPr>
              <w:t>4</w:t>
            </w:r>
            <w:r>
              <w:rPr>
                <w:rFonts w:hint="eastAsia"/>
                <w:bCs/>
                <w:sz w:val="32"/>
              </w:rPr>
              <w:t>月</w:t>
            </w:r>
            <w:r>
              <w:rPr>
                <w:rFonts w:hint="eastAsia"/>
                <w:bCs/>
                <w:sz w:val="32"/>
              </w:rPr>
              <w:t xml:space="preserve"> </w:t>
            </w:r>
            <w:r>
              <w:rPr>
                <w:rFonts w:hint="eastAsia"/>
                <w:bCs/>
                <w:sz w:val="32"/>
              </w:rPr>
              <w:t>日</w:t>
            </w:r>
          </w:p>
        </w:tc>
      </w:tr>
    </w:tbl>
    <w:p w14:paraId="34ED4830" w14:textId="77777777" w:rsidR="007B0BC4" w:rsidRDefault="007B0BC4">
      <w:pPr>
        <w:sectPr w:rsidR="007B0BC4">
          <w:pgSz w:w="11906" w:h="16838"/>
          <w:pgMar w:top="1440" w:right="1800" w:bottom="1440" w:left="1800" w:header="851" w:footer="992" w:gutter="0"/>
          <w:pgNumType w:fmt="numberInDash"/>
          <w:cols w:space="425"/>
          <w:docGrid w:type="lines" w:linePitch="312"/>
        </w:sectPr>
      </w:pPr>
    </w:p>
    <w:p w14:paraId="0DF731DB" w14:textId="77777777" w:rsidR="007B0BC4" w:rsidRDefault="00000000">
      <w:pPr>
        <w:wordWrap w:val="0"/>
        <w:spacing w:before="300" w:line="500" w:lineRule="atLeast"/>
        <w:jc w:val="center"/>
        <w:textAlignment w:val="baseline"/>
        <w:rPr>
          <w:sz w:val="36"/>
        </w:rPr>
      </w:pPr>
      <w:r>
        <w:rPr>
          <w:rFonts w:ascii="黑体" w:eastAsia="黑体" w:hAnsi="黑体" w:cs="黑体"/>
          <w:color w:val="000000"/>
          <w:sz w:val="36"/>
        </w:rPr>
        <w:lastRenderedPageBreak/>
        <w:t>苏州城市学院</w:t>
      </w:r>
    </w:p>
    <w:p w14:paraId="5F405EEC" w14:textId="77777777" w:rsidR="007B0BC4" w:rsidRDefault="00000000">
      <w:pPr>
        <w:wordWrap w:val="0"/>
        <w:spacing w:line="500" w:lineRule="atLeast"/>
        <w:jc w:val="center"/>
        <w:textAlignment w:val="baseline"/>
        <w:rPr>
          <w:sz w:val="36"/>
        </w:rPr>
      </w:pPr>
      <w:r>
        <w:rPr>
          <w:rFonts w:ascii="黑体" w:eastAsia="黑体" w:hAnsi="黑体" w:cs="黑体"/>
          <w:color w:val="000000"/>
          <w:sz w:val="36"/>
        </w:rPr>
        <w:t>本科毕业论文(设计)独创性声明</w:t>
      </w:r>
    </w:p>
    <w:p w14:paraId="43865EB3" w14:textId="77777777" w:rsidR="007B0BC4" w:rsidRDefault="007B0BC4">
      <w:pPr>
        <w:wordWrap w:val="0"/>
        <w:spacing w:line="500" w:lineRule="exact"/>
        <w:jc w:val="center"/>
        <w:textAlignment w:val="baseline"/>
        <w:rPr>
          <w:sz w:val="36"/>
        </w:rPr>
      </w:pPr>
    </w:p>
    <w:p w14:paraId="14EBC023" w14:textId="77777777" w:rsidR="007B0BC4" w:rsidRDefault="00000000">
      <w:pPr>
        <w:wordWrap w:val="0"/>
        <w:spacing w:line="520" w:lineRule="atLeast"/>
        <w:ind w:left="120" w:right="80" w:firstLine="500"/>
        <w:textAlignment w:val="baseline"/>
        <w:rPr>
          <w:sz w:val="26"/>
        </w:rPr>
      </w:pPr>
      <w:r>
        <w:rPr>
          <w:rFonts w:ascii="宋体" w:hAnsi="宋体" w:cs="宋体"/>
          <w:color w:val="000000"/>
          <w:sz w:val="26"/>
        </w:rPr>
        <w:t>本人郑重声明：所提交的本科毕业论文(设计)是本人在导师的指导下，独立进行研究工作所取得的成果。除文中已经注明引用的内容外，本论文(设计)不含其他个人或集体已经发表或撰写过的研究成果，且未使用人工智能(AI)工具生成核心观点、研究框架、创新结论等主体内容。对本文的研究作出重要贡献的个人和集体，均已在文中以明确方式标明。本人保证论文的独创性和原创性，论文内容真实可靠，所有数据和观点均为本人独立思考和研究所得，如有抄袭、剽窃等学术不端行为，一切责任由本人承担。</w:t>
      </w:r>
    </w:p>
    <w:p w14:paraId="3336C0A7" w14:textId="77777777" w:rsidR="007B0BC4" w:rsidRDefault="007B0BC4">
      <w:pPr>
        <w:wordWrap w:val="0"/>
        <w:spacing w:line="520" w:lineRule="exact"/>
        <w:textAlignment w:val="baseline"/>
        <w:rPr>
          <w:sz w:val="26"/>
        </w:rPr>
      </w:pPr>
    </w:p>
    <w:p w14:paraId="56899A83" w14:textId="77777777" w:rsidR="007B0BC4" w:rsidRDefault="007B0BC4">
      <w:pPr>
        <w:wordWrap w:val="0"/>
        <w:spacing w:line="520" w:lineRule="exact"/>
        <w:textAlignment w:val="baseline"/>
        <w:rPr>
          <w:sz w:val="26"/>
        </w:rPr>
      </w:pPr>
    </w:p>
    <w:p w14:paraId="77F9773E" w14:textId="77777777" w:rsidR="007B0BC4" w:rsidRDefault="00000000">
      <w:pPr>
        <w:wordWrap w:val="0"/>
        <w:spacing w:line="520" w:lineRule="atLeast"/>
        <w:textAlignment w:val="baseline"/>
        <w:rPr>
          <w:sz w:val="26"/>
        </w:rPr>
      </w:pPr>
      <w:r>
        <w:rPr>
          <w:rFonts w:ascii="宋体" w:hAnsi="宋体" w:cs="宋体"/>
          <w:color w:val="000000"/>
          <w:sz w:val="26"/>
        </w:rPr>
        <w:t xml:space="preserve">     </w:t>
      </w:r>
      <w:r>
        <w:rPr>
          <w:rFonts w:ascii="宋体" w:hAnsi="宋体" w:cs="宋体" w:hint="eastAsia"/>
          <w:color w:val="000000"/>
          <w:sz w:val="26"/>
        </w:rPr>
        <w:t xml:space="preserve"> </w:t>
      </w:r>
      <w:r>
        <w:rPr>
          <w:rFonts w:ascii="宋体" w:hAnsi="宋体" w:cs="宋体"/>
          <w:color w:val="000000"/>
          <w:sz w:val="26"/>
        </w:rPr>
        <w:t>论文作者签名：</w:t>
      </w:r>
      <w:r>
        <w:rPr>
          <w:rFonts w:ascii="宋体" w:hAnsi="宋体" w:cs="宋体"/>
          <w:color w:val="000000"/>
          <w:sz w:val="26"/>
          <w:u w:val="single"/>
        </w:rPr>
        <w:t xml:space="preserve"> </w:t>
      </w:r>
      <w:bookmarkStart w:id="0" w:name="_Hlk197359554"/>
      <w:r>
        <w:rPr>
          <w:rFonts w:ascii="宋体" w:hAnsi="宋体" w:cs="宋体" w:hint="eastAsia"/>
          <w:color w:val="000000"/>
          <w:sz w:val="26"/>
          <w:u w:val="single"/>
        </w:rPr>
        <w:t xml:space="preserve">   </w:t>
      </w:r>
      <w:r>
        <w:rPr>
          <w:rFonts w:ascii="宋体" w:hAnsi="宋体" w:cs="宋体"/>
          <w:color w:val="000000"/>
          <w:sz w:val="26"/>
          <w:u w:val="single"/>
        </w:rPr>
        <w:t xml:space="preserve">     </w:t>
      </w:r>
      <w:r>
        <w:rPr>
          <w:rFonts w:ascii="宋体" w:hAnsi="宋体" w:cs="宋体" w:hint="eastAsia"/>
          <w:color w:val="000000"/>
          <w:sz w:val="26"/>
          <w:u w:val="single"/>
        </w:rPr>
        <w:t xml:space="preserve"> </w:t>
      </w:r>
      <w:bookmarkEnd w:id="0"/>
      <w:r>
        <w:rPr>
          <w:rFonts w:ascii="宋体" w:hAnsi="宋体" w:cs="宋体" w:hint="eastAsia"/>
          <w:color w:val="000000"/>
          <w:sz w:val="26"/>
          <w:u w:val="single"/>
        </w:rPr>
        <w:t xml:space="preserve"> </w:t>
      </w:r>
      <w:r>
        <w:rPr>
          <w:rFonts w:ascii="宋体" w:hAnsi="宋体" w:cs="宋体"/>
          <w:color w:val="000000"/>
          <w:sz w:val="26"/>
        </w:rPr>
        <w:t xml:space="preserve"> </w:t>
      </w:r>
      <w:r>
        <w:rPr>
          <w:rFonts w:ascii="宋体" w:hAnsi="宋体" w:cs="宋体" w:hint="eastAsia"/>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w:t>
      </w:r>
      <w:bookmarkStart w:id="1" w:name="_Hlk197359790"/>
      <w:r>
        <w:rPr>
          <w:rFonts w:ascii="宋体" w:hAnsi="宋体" w:cs="宋体"/>
          <w:color w:val="000000"/>
          <w:sz w:val="26"/>
          <w:u w:val="single"/>
        </w:rPr>
        <w:t>2025年4月</w:t>
      </w:r>
      <w:r>
        <w:rPr>
          <w:rFonts w:ascii="宋体" w:hAnsi="宋体" w:cs="宋体" w:hint="eastAsia"/>
          <w:color w:val="000000"/>
          <w:sz w:val="26"/>
          <w:u w:val="single"/>
        </w:rPr>
        <w:t xml:space="preserve">  </w:t>
      </w:r>
      <w:r>
        <w:rPr>
          <w:rFonts w:ascii="宋体" w:hAnsi="宋体" w:cs="宋体"/>
          <w:color w:val="000000"/>
          <w:sz w:val="26"/>
          <w:u w:val="single"/>
        </w:rPr>
        <w:t>日</w:t>
      </w:r>
      <w:bookmarkEnd w:id="1"/>
    </w:p>
    <w:p w14:paraId="386075B1" w14:textId="77777777" w:rsidR="007B0BC4" w:rsidRDefault="00000000">
      <w:pPr>
        <w:wordWrap w:val="0"/>
        <w:spacing w:line="520" w:lineRule="atLeast"/>
        <w:textAlignment w:val="baseline"/>
        <w:rPr>
          <w:sz w:val="26"/>
        </w:rPr>
      </w:pPr>
      <w:r>
        <w:rPr>
          <w:rFonts w:ascii="宋体" w:hAnsi="宋体" w:cs="宋体"/>
          <w:color w:val="000000"/>
          <w:sz w:val="26"/>
        </w:rPr>
        <w:t xml:space="preserve">     </w:t>
      </w:r>
      <w:r>
        <w:rPr>
          <w:rFonts w:ascii="宋体" w:hAnsi="宋体" w:cs="宋体" w:hint="eastAsia"/>
          <w:color w:val="000000"/>
          <w:sz w:val="26"/>
        </w:rPr>
        <w:t xml:space="preserve"> </w:t>
      </w:r>
      <w:r>
        <w:rPr>
          <w:rFonts w:ascii="宋体" w:hAnsi="宋体" w:cs="宋体"/>
          <w:color w:val="000000"/>
          <w:sz w:val="26"/>
        </w:rPr>
        <w:t>导 师 签 名:</w:t>
      </w:r>
      <w:r>
        <w:rPr>
          <w:rFonts w:ascii="宋体" w:hAnsi="宋体" w:cs="宋体" w:hint="eastAsia"/>
          <w:color w:val="000000"/>
          <w:sz w:val="26"/>
        </w:rPr>
        <w:t xml:space="preserve"> </w:t>
      </w:r>
      <w:r>
        <w:rPr>
          <w:rFonts w:ascii="宋体" w:hAnsi="宋体" w:cs="宋体"/>
          <w:color w:val="000000"/>
          <w:sz w:val="26"/>
          <w:u w:val="single"/>
        </w:rPr>
        <w:t xml:space="preserve"> </w:t>
      </w:r>
      <w:r>
        <w:rPr>
          <w:rFonts w:ascii="宋体" w:hAnsi="宋体" w:cs="宋体" w:hint="eastAsia"/>
          <w:color w:val="000000"/>
          <w:sz w:val="26"/>
          <w:u w:val="single"/>
        </w:rPr>
        <w:t xml:space="preserve">        </w:t>
      </w:r>
      <w:r>
        <w:rPr>
          <w:rFonts w:ascii="宋体" w:hAnsi="宋体" w:cs="宋体"/>
          <w:color w:val="000000"/>
          <w:sz w:val="26"/>
          <w:u w:val="single"/>
        </w:rPr>
        <w:t xml:space="preserve"> </w:t>
      </w:r>
      <w:r>
        <w:rPr>
          <w:rFonts w:ascii="宋体" w:hAnsi="宋体" w:cs="宋体" w:hint="eastAsia"/>
          <w:color w:val="000000"/>
          <w:sz w:val="26"/>
          <w:u w:val="single"/>
        </w:rPr>
        <w:t xml:space="preserve"> </w:t>
      </w:r>
      <w:r>
        <w:rPr>
          <w:rFonts w:ascii="宋体" w:hAnsi="宋体" w:cs="宋体"/>
          <w:color w:val="000000"/>
          <w:sz w:val="26"/>
          <w:u w:val="single"/>
        </w:rPr>
        <w:t xml:space="preserve"> </w:t>
      </w:r>
      <w:r>
        <w:rPr>
          <w:rFonts w:ascii="宋体" w:hAnsi="宋体" w:cs="宋体"/>
          <w:color w:val="000000"/>
          <w:sz w:val="26"/>
        </w:rPr>
        <w:t xml:space="preserve"> </w:t>
      </w:r>
      <w:r>
        <w:rPr>
          <w:rFonts w:ascii="宋体" w:hAnsi="宋体" w:cs="宋体" w:hint="eastAsia"/>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2025年4月</w:t>
      </w:r>
      <w:r>
        <w:rPr>
          <w:rFonts w:ascii="宋体" w:hAnsi="宋体" w:cs="宋体" w:hint="eastAsia"/>
          <w:color w:val="000000"/>
          <w:sz w:val="26"/>
          <w:u w:val="single"/>
        </w:rPr>
        <w:t xml:space="preserve">  </w:t>
      </w:r>
      <w:r>
        <w:rPr>
          <w:rFonts w:ascii="宋体" w:hAnsi="宋体" w:cs="宋体"/>
          <w:color w:val="000000"/>
          <w:sz w:val="26"/>
          <w:u w:val="single"/>
        </w:rPr>
        <w:t>日</w:t>
      </w:r>
    </w:p>
    <w:p w14:paraId="678FDDFE" w14:textId="77777777" w:rsidR="007B0BC4" w:rsidRDefault="007B0BC4">
      <w:pPr>
        <w:sectPr w:rsidR="007B0BC4">
          <w:pgSz w:w="11906" w:h="16838"/>
          <w:pgMar w:top="1440" w:right="1800" w:bottom="1440" w:left="1800" w:header="851" w:footer="992" w:gutter="0"/>
          <w:pgNumType w:fmt="numberInDash"/>
          <w:cols w:space="425"/>
          <w:docGrid w:type="lines" w:linePitch="312"/>
        </w:sectPr>
      </w:pPr>
    </w:p>
    <w:p w14:paraId="1544392F" w14:textId="77777777" w:rsidR="007B0BC4" w:rsidRDefault="00000000">
      <w:pPr>
        <w:wordWrap w:val="0"/>
        <w:spacing w:before="300" w:line="500" w:lineRule="atLeast"/>
        <w:jc w:val="center"/>
        <w:textAlignment w:val="baseline"/>
        <w:rPr>
          <w:sz w:val="37"/>
        </w:rPr>
      </w:pPr>
      <w:r>
        <w:rPr>
          <w:rFonts w:ascii="黑体" w:eastAsia="黑体" w:hAnsi="黑体" w:cs="黑体"/>
          <w:color w:val="000000"/>
          <w:sz w:val="37"/>
        </w:rPr>
        <w:lastRenderedPageBreak/>
        <w:t>苏州城市学院</w:t>
      </w:r>
    </w:p>
    <w:p w14:paraId="755286BB" w14:textId="77777777" w:rsidR="007B0BC4" w:rsidRDefault="00000000">
      <w:pPr>
        <w:wordWrap w:val="0"/>
        <w:spacing w:line="500" w:lineRule="atLeast"/>
        <w:jc w:val="center"/>
        <w:textAlignment w:val="baseline"/>
        <w:rPr>
          <w:sz w:val="37"/>
        </w:rPr>
      </w:pPr>
      <w:r>
        <w:rPr>
          <w:rFonts w:ascii="黑体" w:eastAsia="黑体" w:hAnsi="黑体" w:cs="黑体"/>
          <w:color w:val="000000"/>
          <w:sz w:val="37"/>
        </w:rPr>
        <w:t>本科毕业设计(论文)使用授权声明</w:t>
      </w:r>
    </w:p>
    <w:p w14:paraId="7A0798C9" w14:textId="77777777" w:rsidR="007B0BC4" w:rsidRDefault="007B0BC4">
      <w:pPr>
        <w:wordWrap w:val="0"/>
        <w:spacing w:line="500" w:lineRule="exact"/>
        <w:jc w:val="center"/>
        <w:textAlignment w:val="baseline"/>
        <w:rPr>
          <w:sz w:val="37"/>
        </w:rPr>
      </w:pPr>
    </w:p>
    <w:p w14:paraId="107D43BE" w14:textId="77777777" w:rsidR="007B0BC4" w:rsidRDefault="00000000">
      <w:pPr>
        <w:wordWrap w:val="0"/>
        <w:spacing w:line="520" w:lineRule="atLeast"/>
        <w:ind w:right="180" w:firstLine="560"/>
        <w:textAlignment w:val="baseline"/>
        <w:rPr>
          <w:sz w:val="26"/>
        </w:rPr>
      </w:pPr>
      <w:r>
        <w:rPr>
          <w:rFonts w:ascii="宋体" w:hAnsi="宋体" w:cs="宋体"/>
          <w:color w:val="000000"/>
          <w:sz w:val="26"/>
        </w:rPr>
        <w:t>本人完全了解苏州城市学院关于收集、保存和使用本科毕业 设计(论文)的规定，  即：  本科毕业设计(论文)的著作权以及文中研究成果的知识产权归属苏州城市学院。苏州城市学院有权 向国家有关部门或第三方机构送交毕业设计(论文)的复印件和电子 文档，允许毕业设计(论文)被查阅和借阅，可以采用影印、缩印或 其他复制手段保存和汇编毕业设计(论文)，可以将毕业设计(论文)的全部或部分内容编入有关数据库进行检索。</w:t>
      </w:r>
    </w:p>
    <w:p w14:paraId="309C9914" w14:textId="77777777" w:rsidR="007B0BC4" w:rsidRDefault="00000000">
      <w:pPr>
        <w:wordWrap w:val="0"/>
        <w:spacing w:line="520" w:lineRule="atLeast"/>
        <w:ind w:left="2240"/>
        <w:textAlignment w:val="baseline"/>
        <w:rPr>
          <w:sz w:val="22"/>
        </w:rPr>
      </w:pPr>
      <w:r>
        <w:rPr>
          <w:rFonts w:ascii="仿宋" w:eastAsia="仿宋" w:hAnsi="仿宋" w:cs="仿宋"/>
          <w:color w:val="000000"/>
          <w:sz w:val="22"/>
        </w:rPr>
        <w:t>涉密设计(论文)□</w:t>
      </w:r>
    </w:p>
    <w:p w14:paraId="02A971EE" w14:textId="77777777" w:rsidR="007B0BC4" w:rsidRDefault="00000000">
      <w:pPr>
        <w:wordWrap w:val="0"/>
        <w:spacing w:line="520" w:lineRule="atLeast"/>
        <w:ind w:right="120" w:firstLine="220"/>
        <w:textAlignment w:val="baseline"/>
        <w:rPr>
          <w:sz w:val="22"/>
        </w:rPr>
      </w:pPr>
      <w:r>
        <w:rPr>
          <w:rFonts w:ascii="仿宋" w:eastAsia="仿宋" w:hAnsi="仿宋" w:cs="仿宋"/>
          <w:color w:val="000000"/>
          <w:sz w:val="22"/>
        </w:rPr>
        <w:t>本设计(论文)属                        在</w:t>
      </w:r>
      <w:r>
        <w:rPr>
          <w:rFonts w:ascii="仿宋" w:eastAsia="仿宋" w:hAnsi="仿宋" w:cs="仿宋"/>
          <w:color w:val="000000"/>
          <w:sz w:val="22"/>
          <w:u w:val="single"/>
        </w:rPr>
        <w:t xml:space="preserve">     </w:t>
      </w:r>
      <w:r>
        <w:rPr>
          <w:rFonts w:ascii="仿宋" w:eastAsia="仿宋" w:hAnsi="仿宋" w:cs="仿宋"/>
          <w:color w:val="000000"/>
          <w:sz w:val="22"/>
        </w:rPr>
        <w:t>年</w:t>
      </w:r>
      <w:r>
        <w:rPr>
          <w:rFonts w:ascii="仿宋" w:eastAsia="仿宋" w:hAnsi="仿宋" w:cs="仿宋"/>
          <w:color w:val="000000"/>
          <w:sz w:val="22"/>
          <w:u w:val="single"/>
        </w:rPr>
        <w:t xml:space="preserve">   </w:t>
      </w:r>
      <w:r>
        <w:rPr>
          <w:rFonts w:ascii="仿宋" w:eastAsia="仿宋" w:hAnsi="仿宋" w:cs="仿宋"/>
          <w:color w:val="000000"/>
          <w:sz w:val="22"/>
        </w:rPr>
        <w:t>月解密后适用本规定。</w:t>
      </w:r>
    </w:p>
    <w:p w14:paraId="39846CE3" w14:textId="77777777" w:rsidR="007B0BC4" w:rsidRDefault="00000000">
      <w:pPr>
        <w:wordWrap w:val="0"/>
        <w:spacing w:line="520" w:lineRule="atLeast"/>
        <w:ind w:left="2240"/>
        <w:textAlignment w:val="baseline"/>
        <w:rPr>
          <w:sz w:val="22"/>
        </w:rPr>
      </w:pPr>
      <w:r>
        <w:rPr>
          <w:rFonts w:ascii="仿宋" w:eastAsia="仿宋" w:hAnsi="仿宋" w:cs="仿宋"/>
          <w:color w:val="000000"/>
          <w:sz w:val="22"/>
        </w:rPr>
        <w:t>非涉密设计(论文)□</w:t>
      </w:r>
    </w:p>
    <w:p w14:paraId="28520780" w14:textId="77777777" w:rsidR="007B0BC4" w:rsidRDefault="00000000">
      <w:pPr>
        <w:wordWrap w:val="0"/>
        <w:spacing w:before="360" w:line="520" w:lineRule="atLeast"/>
        <w:ind w:left="780"/>
        <w:textAlignment w:val="baseline"/>
        <w:rPr>
          <w:sz w:val="26"/>
        </w:rPr>
      </w:pPr>
      <w:r>
        <w:rPr>
          <w:rFonts w:ascii="宋体" w:hAnsi="宋体" w:cs="宋体"/>
          <w:color w:val="000000"/>
          <w:sz w:val="26"/>
        </w:rPr>
        <w:t xml:space="preserve">论文作者签名： </w:t>
      </w:r>
      <w:r>
        <w:rPr>
          <w:rFonts w:ascii="宋体" w:hAnsi="宋体" w:cs="宋体"/>
          <w:color w:val="000000"/>
          <w:sz w:val="26"/>
          <w:u w:val="single"/>
        </w:rPr>
        <w:t xml:space="preserve">         </w:t>
      </w:r>
      <w:r>
        <w:rPr>
          <w:rFonts w:ascii="宋体" w:hAnsi="宋体" w:cs="宋体" w:hint="eastAsia"/>
          <w:color w:val="000000"/>
          <w:sz w:val="26"/>
          <w:u w:val="single"/>
        </w:rPr>
        <w:t xml:space="preserve"> </w:t>
      </w:r>
      <w:r>
        <w:rPr>
          <w:rFonts w:ascii="宋体" w:hAnsi="宋体" w:cs="宋体"/>
          <w:color w:val="000000"/>
          <w:sz w:val="26"/>
          <w:u w:val="single"/>
        </w:rPr>
        <w:t xml:space="preserve"> </w:t>
      </w:r>
      <w:r>
        <w:rPr>
          <w:rFonts w:ascii="宋体" w:hAnsi="宋体" w:cs="宋体" w:hint="eastAsia"/>
          <w:color w:val="000000"/>
          <w:sz w:val="26"/>
          <w:u w:val="single"/>
        </w:rPr>
        <w:t xml:space="preserve"> </w:t>
      </w:r>
      <w:r>
        <w:rPr>
          <w:rFonts w:ascii="宋体" w:hAnsi="宋体" w:cs="宋体" w:hint="eastAsia"/>
          <w:color w:val="000000"/>
          <w:sz w:val="26"/>
        </w:rPr>
        <w:t xml:space="preserve">  </w:t>
      </w:r>
      <w:r>
        <w:rPr>
          <w:rFonts w:ascii="宋体" w:hAnsi="宋体" w:cs="宋体"/>
          <w:color w:val="000000"/>
          <w:sz w:val="26"/>
        </w:rPr>
        <w:t>日 期：</w:t>
      </w:r>
      <w:r>
        <w:rPr>
          <w:rFonts w:ascii="宋体" w:hAnsi="宋体" w:cs="宋体" w:hint="eastAsia"/>
          <w:color w:val="000000"/>
          <w:sz w:val="26"/>
          <w:u w:val="single"/>
        </w:rPr>
        <w:t xml:space="preserve"> </w:t>
      </w:r>
      <w:r>
        <w:rPr>
          <w:rFonts w:ascii="宋体" w:hAnsi="宋体" w:cs="宋体"/>
          <w:color w:val="000000"/>
          <w:sz w:val="26"/>
          <w:u w:val="single"/>
        </w:rPr>
        <w:t>2025年4月</w:t>
      </w:r>
      <w:r>
        <w:rPr>
          <w:rFonts w:ascii="宋体" w:hAnsi="宋体" w:cs="宋体" w:hint="eastAsia"/>
          <w:color w:val="000000"/>
          <w:sz w:val="26"/>
          <w:u w:val="single"/>
        </w:rPr>
        <w:t xml:space="preserve"> </w:t>
      </w:r>
      <w:r>
        <w:rPr>
          <w:rFonts w:ascii="宋体" w:hAnsi="宋体" w:cs="宋体"/>
          <w:color w:val="000000"/>
          <w:sz w:val="26"/>
          <w:u w:val="single"/>
        </w:rPr>
        <w:t>日</w:t>
      </w:r>
      <w:r>
        <w:rPr>
          <w:rFonts w:ascii="宋体" w:hAnsi="宋体" w:cs="宋体" w:hint="eastAsia"/>
          <w:color w:val="000000"/>
          <w:sz w:val="26"/>
          <w:u w:val="single"/>
        </w:rPr>
        <w:t xml:space="preserve"> </w:t>
      </w:r>
    </w:p>
    <w:p w14:paraId="6DF68B78" w14:textId="77777777" w:rsidR="007B0BC4" w:rsidRDefault="00000000">
      <w:pPr>
        <w:wordWrap w:val="0"/>
        <w:spacing w:line="520" w:lineRule="atLeast"/>
        <w:ind w:left="780"/>
        <w:textAlignment w:val="baseline"/>
        <w:rPr>
          <w:sz w:val="26"/>
        </w:rPr>
      </w:pPr>
      <w:r>
        <w:rPr>
          <w:rFonts w:ascii="宋体" w:hAnsi="宋体" w:cs="宋体"/>
          <w:color w:val="000000"/>
          <w:sz w:val="26"/>
        </w:rPr>
        <w:t>导 师 签 名:</w:t>
      </w:r>
      <w:r>
        <w:rPr>
          <w:rFonts w:ascii="宋体" w:hAnsi="宋体" w:cs="宋体" w:hint="eastAsia"/>
          <w:color w:val="000000"/>
          <w:sz w:val="26"/>
        </w:rPr>
        <w:t xml:space="preserve">  </w:t>
      </w:r>
      <w:r>
        <w:rPr>
          <w:rFonts w:ascii="宋体" w:hAnsi="宋体" w:cs="宋体"/>
          <w:color w:val="000000"/>
          <w:sz w:val="26"/>
          <w:u w:val="single"/>
        </w:rPr>
        <w:t xml:space="preserve"> </w:t>
      </w:r>
      <w:r>
        <w:rPr>
          <w:rFonts w:ascii="宋体" w:hAnsi="宋体" w:cs="宋体" w:hint="eastAsia"/>
          <w:color w:val="000000"/>
          <w:sz w:val="26"/>
          <w:u w:val="single"/>
        </w:rPr>
        <w:t xml:space="preserve">        </w:t>
      </w:r>
      <w:r>
        <w:rPr>
          <w:rFonts w:ascii="宋体" w:hAnsi="宋体" w:cs="宋体"/>
          <w:color w:val="000000"/>
          <w:sz w:val="26"/>
          <w:u w:val="single"/>
        </w:rPr>
        <w:t xml:space="preserve">  </w:t>
      </w:r>
      <w:r>
        <w:rPr>
          <w:rFonts w:ascii="宋体" w:hAnsi="宋体" w:cs="宋体" w:hint="eastAsia"/>
          <w:color w:val="000000"/>
          <w:sz w:val="26"/>
          <w:u w:val="single"/>
        </w:rPr>
        <w:t xml:space="preserve">  </w:t>
      </w:r>
      <w:r>
        <w:rPr>
          <w:rFonts w:ascii="宋体" w:hAnsi="宋体" w:cs="宋体" w:hint="eastAsia"/>
          <w:color w:val="000000"/>
          <w:sz w:val="26"/>
        </w:rPr>
        <w:t xml:space="preserve">  </w:t>
      </w:r>
      <w:r>
        <w:rPr>
          <w:rFonts w:ascii="宋体" w:hAnsi="宋体" w:cs="宋体"/>
          <w:color w:val="000000"/>
          <w:sz w:val="26"/>
        </w:rPr>
        <w:t>日 期:</w:t>
      </w:r>
      <w:r>
        <w:rPr>
          <w:rFonts w:ascii="宋体" w:hAnsi="宋体" w:cs="宋体" w:hint="eastAsia"/>
          <w:color w:val="000000"/>
          <w:sz w:val="26"/>
        </w:rPr>
        <w:t xml:space="preserve"> </w:t>
      </w:r>
      <w:r>
        <w:rPr>
          <w:rFonts w:ascii="宋体" w:hAnsi="宋体" w:cs="宋体"/>
          <w:color w:val="000000"/>
          <w:sz w:val="26"/>
          <w:u w:val="single"/>
        </w:rPr>
        <w:t xml:space="preserve"> 2025年4月</w:t>
      </w:r>
      <w:r>
        <w:rPr>
          <w:rFonts w:ascii="宋体" w:hAnsi="宋体" w:cs="宋体" w:hint="eastAsia"/>
          <w:color w:val="000000"/>
          <w:sz w:val="26"/>
          <w:u w:val="single"/>
        </w:rPr>
        <w:t xml:space="preserve"> </w:t>
      </w:r>
      <w:r>
        <w:rPr>
          <w:rFonts w:ascii="宋体" w:hAnsi="宋体" w:cs="宋体"/>
          <w:color w:val="000000"/>
          <w:sz w:val="26"/>
          <w:u w:val="single"/>
        </w:rPr>
        <w:t xml:space="preserve">日 </w:t>
      </w:r>
    </w:p>
    <w:p w14:paraId="26516FDC" w14:textId="77777777" w:rsidR="007B0BC4" w:rsidRDefault="007B0BC4">
      <w:pPr>
        <w:sectPr w:rsidR="007B0BC4">
          <w:pgSz w:w="11906" w:h="16838"/>
          <w:pgMar w:top="1440" w:right="1800" w:bottom="1440" w:left="1800" w:header="851" w:footer="992" w:gutter="0"/>
          <w:pgNumType w:fmt="numberInDash"/>
          <w:cols w:space="425"/>
          <w:docGrid w:type="lines" w:linePitch="312"/>
        </w:sectPr>
      </w:pPr>
    </w:p>
    <w:p w14:paraId="1D3D08BD" w14:textId="77777777" w:rsidR="007B0BC4" w:rsidRDefault="00000000">
      <w:pPr>
        <w:spacing w:line="360" w:lineRule="auto"/>
        <w:jc w:val="center"/>
        <w:rPr>
          <w:rFonts w:ascii="黑体" w:eastAsia="黑体" w:hAnsi="黑体" w:hint="eastAsia"/>
          <w:sz w:val="36"/>
          <w:szCs w:val="36"/>
        </w:rPr>
      </w:pPr>
      <w:bookmarkStart w:id="2" w:name="_Toc164194617"/>
      <w:bookmarkStart w:id="3" w:name="_Toc164182091"/>
      <w:bookmarkStart w:id="4" w:name="_Toc164194363"/>
      <w:bookmarkStart w:id="5" w:name="_Toc162393583"/>
      <w:bookmarkStart w:id="6" w:name="_Toc164182275"/>
      <w:bookmarkStart w:id="7" w:name="_Toc164802039"/>
      <w:r>
        <w:rPr>
          <w:rFonts w:ascii="黑体" w:eastAsia="黑体" w:hAnsi="黑体" w:hint="eastAsia"/>
          <w:sz w:val="36"/>
          <w:szCs w:val="36"/>
        </w:rPr>
        <w:lastRenderedPageBreak/>
        <w:t>辨音识键奏乐系统设计</w:t>
      </w:r>
    </w:p>
    <w:p w14:paraId="49850EE1" w14:textId="77777777" w:rsidR="007B0BC4" w:rsidRDefault="00000000">
      <w:pPr>
        <w:spacing w:line="360" w:lineRule="auto"/>
        <w:jc w:val="center"/>
        <w:rPr>
          <w:rFonts w:ascii="黑体" w:eastAsia="黑体" w:hAnsi="黑体" w:hint="eastAsia"/>
          <w:sz w:val="24"/>
        </w:rPr>
      </w:pPr>
      <w:r>
        <w:rPr>
          <w:rFonts w:ascii="黑体" w:eastAsia="黑体" w:hAnsi="黑体" w:hint="eastAsia"/>
          <w:sz w:val="24"/>
        </w:rPr>
        <w:t>摘  要</w:t>
      </w:r>
      <w:bookmarkEnd w:id="2"/>
      <w:bookmarkEnd w:id="3"/>
      <w:bookmarkEnd w:id="4"/>
      <w:bookmarkEnd w:id="5"/>
      <w:bookmarkEnd w:id="6"/>
      <w:bookmarkEnd w:id="7"/>
    </w:p>
    <w:p w14:paraId="1098ADE0" w14:textId="77777777" w:rsidR="007B0BC4" w:rsidRDefault="00000000">
      <w:pPr>
        <w:spacing w:line="360" w:lineRule="auto"/>
        <w:ind w:firstLineChars="200" w:firstLine="480"/>
        <w:rPr>
          <w:rFonts w:ascii="宋体" w:hAnsi="宋体" w:cs="宋体" w:hint="eastAsia"/>
          <w:sz w:val="24"/>
        </w:rPr>
      </w:pPr>
      <w:r>
        <w:rPr>
          <w:rFonts w:ascii="宋体" w:hAnsi="宋体" w:cs="宋体" w:hint="eastAsia"/>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4C531F93" w14:textId="77777777" w:rsidR="007B0BC4" w:rsidRDefault="00000000">
      <w:pPr>
        <w:spacing w:line="360" w:lineRule="auto"/>
        <w:ind w:firstLineChars="200" w:firstLine="480"/>
        <w:rPr>
          <w:rFonts w:ascii="宋体" w:hAnsi="宋体" w:cs="宋体" w:hint="eastAsia"/>
          <w:sz w:val="24"/>
        </w:rPr>
      </w:pPr>
      <w:r>
        <w:rPr>
          <w:rFonts w:ascii="宋体" w:hAnsi="宋体" w:cs="宋体" w:hint="eastAsia"/>
          <w:sz w:val="24"/>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2BEF22E5" w14:textId="77777777" w:rsidR="007B0BC4" w:rsidRDefault="00000000">
      <w:pPr>
        <w:spacing w:line="360" w:lineRule="auto"/>
        <w:ind w:firstLineChars="200" w:firstLine="480"/>
        <w:rPr>
          <w:rFonts w:ascii="宋体" w:hAnsi="宋体" w:cs="宋体" w:hint="eastAsia"/>
          <w:sz w:val="24"/>
        </w:rPr>
      </w:pPr>
      <w:r>
        <w:rPr>
          <w:rFonts w:ascii="宋体" w:hAnsi="宋体" w:cs="宋体" w:hint="eastAsia"/>
          <w:sz w:val="24"/>
        </w:rPr>
        <w:t>论文重点围绕基于FFT的主峰提取、基于容差约束的模板匹配判定、基于有限状态机的多模式任务调度以及串口屏自定义协议设计展开。针对玻璃杯敲击声持续时间短、幅值波动大和易受环境噪声干扰等问题，文中采用前端可调增益采集、频域特征筛选与模板学习相结合的方法，以较低的实现复杂度完成实时识别；同时通过时间节流和异常回退机制减少重复触发与误判。</w:t>
      </w:r>
    </w:p>
    <w:p w14:paraId="101A7287" w14:textId="77777777" w:rsidR="007B0BC4" w:rsidRDefault="00000000">
      <w:pPr>
        <w:spacing w:line="360" w:lineRule="auto"/>
        <w:ind w:firstLineChars="200" w:firstLine="480"/>
        <w:rPr>
          <w:rFonts w:ascii="宋体" w:hAnsi="宋体" w:cs="宋体" w:hint="eastAsia"/>
          <w:sz w:val="24"/>
        </w:rPr>
      </w:pPr>
      <w:r>
        <w:rPr>
          <w:rFonts w:ascii="宋体" w:hAnsi="宋体"/>
          <w:sz w:val="24"/>
        </w:rPr>
        <w:t>研究结果表明，该系统能够完成杯号学习、杯号识别显示、识别后同步发声、自动乐曲播放及扩展杯场景判定等任务。</w:t>
      </w:r>
      <w:r>
        <w:rPr>
          <w:rFonts w:ascii="宋体" w:hAnsi="宋体" w:cs="宋体" w:hint="eastAsia"/>
          <w:sz w:val="24"/>
        </w:rPr>
        <w:t>本文研究工作可为本科阶段嵌入式声学识别类课题提供可复现实践参考，并为后续向多特征融合与自适应识别方向升级奠定基础。</w:t>
      </w:r>
    </w:p>
    <w:p w14:paraId="61A85585" w14:textId="77777777" w:rsidR="007B0BC4" w:rsidRDefault="00000000">
      <w:pPr>
        <w:ind w:firstLineChars="200" w:firstLine="482"/>
        <w:rPr>
          <w:rFonts w:cs="宋体"/>
          <w:sz w:val="24"/>
        </w:rPr>
        <w:sectPr w:rsidR="007B0BC4">
          <w:footerReference w:type="default" r:id="rId9"/>
          <w:pgSz w:w="11906" w:h="16838"/>
          <w:pgMar w:top="1440" w:right="1800" w:bottom="1440" w:left="1800" w:header="851" w:footer="992" w:gutter="0"/>
          <w:pgNumType w:fmt="lowerRoman" w:start="1"/>
          <w:cols w:space="425"/>
          <w:docGrid w:type="lines" w:linePitch="312"/>
        </w:sectPr>
      </w:pPr>
      <w:r>
        <w:rPr>
          <w:rFonts w:cs="宋体" w:hint="eastAsia"/>
          <w:b/>
          <w:kern w:val="44"/>
          <w:sz w:val="24"/>
        </w:rPr>
        <w:t>关键词：</w:t>
      </w:r>
      <w:r>
        <w:rPr>
          <w:rFonts w:cs="宋体" w:hint="eastAsia"/>
          <w:sz w:val="24"/>
        </w:rPr>
        <w:t>玻璃杯敲击声识别；频域分析；模板匹配；状态机控制</w:t>
      </w:r>
    </w:p>
    <w:p w14:paraId="11E5BD2A" w14:textId="77777777" w:rsidR="007B0BC4" w:rsidRDefault="00000000">
      <w:pPr>
        <w:spacing w:line="360" w:lineRule="auto"/>
        <w:jc w:val="center"/>
        <w:rPr>
          <w:b/>
          <w:sz w:val="36"/>
          <w:szCs w:val="36"/>
        </w:rPr>
      </w:pPr>
      <w:bookmarkStart w:id="8" w:name="_Toc164194618"/>
      <w:bookmarkStart w:id="9" w:name="_Toc164182276"/>
      <w:bookmarkStart w:id="10" w:name="_Toc134347591"/>
      <w:bookmarkStart w:id="11" w:name="_Toc164194364"/>
      <w:bookmarkStart w:id="12" w:name="_Toc164182092"/>
      <w:bookmarkStart w:id="13" w:name="_Toc164802040"/>
      <w:bookmarkStart w:id="14" w:name="_Toc162393584"/>
      <w:r>
        <w:rPr>
          <w:b/>
          <w:sz w:val="36"/>
          <w:szCs w:val="36"/>
        </w:rPr>
        <w:lastRenderedPageBreak/>
        <w:t>Design of a Pitch-Discrimination, Key-Recognition, and Music-Playing System</w:t>
      </w:r>
    </w:p>
    <w:p w14:paraId="3596B2AD" w14:textId="77777777" w:rsidR="007B0BC4" w:rsidRDefault="00000000">
      <w:pPr>
        <w:spacing w:line="360" w:lineRule="auto"/>
        <w:jc w:val="center"/>
        <w:rPr>
          <w:rFonts w:ascii="Arial" w:hAnsi="Arial" w:cs="Arial"/>
          <w:color w:val="111111"/>
          <w:sz w:val="24"/>
          <w:shd w:val="clear" w:color="auto" w:fill="F7F7F7"/>
        </w:rPr>
      </w:pPr>
      <w:r>
        <w:rPr>
          <w:b/>
          <w:bCs/>
          <w:sz w:val="24"/>
        </w:rPr>
        <w:t>Abstract</w:t>
      </w:r>
      <w:bookmarkEnd w:id="8"/>
      <w:bookmarkEnd w:id="9"/>
      <w:bookmarkEnd w:id="10"/>
      <w:bookmarkEnd w:id="11"/>
      <w:bookmarkEnd w:id="12"/>
      <w:bookmarkEnd w:id="13"/>
      <w:bookmarkEnd w:id="14"/>
    </w:p>
    <w:p w14:paraId="71515616" w14:textId="77777777" w:rsidR="007B0BC4" w:rsidRDefault="00000000">
      <w:pPr>
        <w:spacing w:line="360" w:lineRule="auto"/>
        <w:ind w:firstLineChars="200" w:firstLine="480"/>
        <w:rPr>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58606F85" w14:textId="77777777" w:rsidR="007B0BC4" w:rsidRDefault="00000000">
      <w:pPr>
        <w:spacing w:line="360" w:lineRule="auto"/>
        <w:ind w:firstLineChars="200" w:firstLine="480"/>
        <w:rPr>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06A31FF4" w14:textId="77777777" w:rsidR="007B0BC4" w:rsidRDefault="00000000">
      <w:pPr>
        <w:spacing w:line="360" w:lineRule="auto"/>
        <w:ind w:firstLineChars="200" w:firstLine="480"/>
        <w:rPr>
          <w:sz w:val="24"/>
        </w:rPr>
      </w:pPr>
      <w:r>
        <w:rPr>
          <w:rFonts w:hint="eastAsia"/>
          <w:sz w:val="24"/>
        </w:rPr>
        <w:t xml:space="preserve">This thesis focuses on FFT-based dominant-peak extraction, tolerance-constrained template matching, multi-mode task scheduling based on a finite-state machine, and a custom serial-screen communication protocol. To address </w:t>
      </w:r>
      <w:r>
        <w:rPr>
          <w:rFonts w:hint="eastAsia"/>
          <w:sz w:val="24"/>
        </w:rPr>
        <w:lastRenderedPageBreak/>
        <w:t>the short duration, amplitude fluctuation, and noise sensitivity of glass-cup tapping sounds, the system combines configurable front-end gain control, spectral feature screening, and template learning, while a throttling mechanism and exception fallback strategy are used to suppress repeated triggering and false responses.</w:t>
      </w:r>
    </w:p>
    <w:p w14:paraId="3B0D96ED" w14:textId="77777777" w:rsidR="007B0BC4" w:rsidRDefault="00000000">
      <w:pPr>
        <w:spacing w:line="360" w:lineRule="auto"/>
        <w:ind w:firstLineChars="200" w:firstLine="480"/>
        <w:rPr>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The work provides a reproducible practical reference for undergraduate embedded acoustic-recognition projects and lays a foundation for future upgrades toward multi-feature fusion and adaptive recognition.</w:t>
      </w:r>
    </w:p>
    <w:p w14:paraId="1363E049" w14:textId="77777777" w:rsidR="007B0BC4" w:rsidRDefault="00000000">
      <w:pPr>
        <w:spacing w:line="360" w:lineRule="auto"/>
        <w:ind w:firstLineChars="200" w:firstLine="482"/>
        <w:rPr>
          <w:sz w:val="24"/>
        </w:rPr>
      </w:pPr>
      <w:r>
        <w:rPr>
          <w:b/>
          <w:bCs/>
          <w:sz w:val="24"/>
        </w:rPr>
        <w:t>Keywords:</w:t>
      </w:r>
      <w:r>
        <w:rPr>
          <w:sz w:val="24"/>
        </w:rPr>
        <w:t xml:space="preserve"> </w:t>
      </w:r>
      <w:r>
        <w:rPr>
          <w:rFonts w:hint="eastAsia"/>
          <w:sz w:val="24"/>
        </w:rPr>
        <w:t xml:space="preserve">glass-cup tapping recognition; spectral analysis; template matching; </w:t>
      </w:r>
      <w:r>
        <w:t xml:space="preserve"> </w:t>
      </w:r>
      <w:r>
        <w:rPr>
          <w:rFonts w:hint="eastAsia"/>
          <w:sz w:val="24"/>
        </w:rPr>
        <w:t>finite-state-machine control</w:t>
      </w:r>
    </w:p>
    <w:p w14:paraId="79A0105B" w14:textId="77777777" w:rsidR="007B0BC4" w:rsidRDefault="007B0BC4">
      <w:pPr>
        <w:spacing w:line="360" w:lineRule="auto"/>
        <w:ind w:firstLineChars="200" w:firstLine="480"/>
        <w:rPr>
          <w:sz w:val="24"/>
        </w:rPr>
        <w:sectPr w:rsidR="007B0BC4">
          <w:pgSz w:w="11906" w:h="16838"/>
          <w:pgMar w:top="1440" w:right="1800" w:bottom="1440" w:left="1800" w:header="851" w:footer="992" w:gutter="0"/>
          <w:pgNumType w:fmt="lowerRoman"/>
          <w:cols w:space="425"/>
          <w:docGrid w:type="lines" w:linePitch="312"/>
        </w:sectPr>
      </w:pPr>
    </w:p>
    <w:p w14:paraId="0CA069F9" w14:textId="77777777" w:rsidR="007B0BC4" w:rsidRDefault="00000000">
      <w:pPr>
        <w:spacing w:line="360" w:lineRule="auto"/>
        <w:jc w:val="center"/>
        <w:rPr>
          <w:rFonts w:asciiTheme="majorEastAsia" w:eastAsiaTheme="majorEastAsia" w:hAnsiTheme="majorEastAsia" w:cs="黑体" w:hint="eastAsia"/>
          <w:sz w:val="28"/>
          <w:szCs w:val="28"/>
        </w:rPr>
      </w:pPr>
      <w:r>
        <w:rPr>
          <w:rFonts w:asciiTheme="majorEastAsia" w:eastAsiaTheme="majorEastAsia" w:hAnsiTheme="majorEastAsia" w:cs="黑体" w:hint="eastAsia"/>
          <w:sz w:val="28"/>
          <w:szCs w:val="28"/>
        </w:rPr>
        <w:lastRenderedPageBreak/>
        <w:t>目录</w:t>
      </w:r>
    </w:p>
    <w:p w14:paraId="010E3321" w14:textId="77777777" w:rsidR="007B0BC4" w:rsidRDefault="00000000">
      <w:pPr>
        <w:pStyle w:val="TOC1"/>
        <w:tabs>
          <w:tab w:val="right" w:leader="dot" w:pos="8306"/>
        </w:tabs>
      </w:pPr>
      <w:r>
        <w:rPr>
          <w:rFonts w:asciiTheme="majorEastAsia" w:eastAsiaTheme="majorEastAsia" w:hAnsiTheme="majorEastAsia" w:cs="黑体" w:hint="eastAsia"/>
          <w:b/>
          <w:bCs/>
          <w:sz w:val="30"/>
          <w:szCs w:val="30"/>
        </w:rPr>
        <w:fldChar w:fldCharType="begin"/>
      </w:r>
      <w:r>
        <w:rPr>
          <w:rFonts w:asciiTheme="majorEastAsia" w:eastAsiaTheme="majorEastAsia" w:hAnsiTheme="majorEastAsia" w:cs="黑体" w:hint="eastAsia"/>
          <w:b/>
          <w:bCs/>
          <w:sz w:val="30"/>
          <w:szCs w:val="30"/>
        </w:rPr>
        <w:instrText xml:space="preserve"> TOC \o "1-2" \h \z \u </w:instrText>
      </w:r>
      <w:r>
        <w:rPr>
          <w:rFonts w:asciiTheme="majorEastAsia" w:eastAsiaTheme="majorEastAsia" w:hAnsiTheme="majorEastAsia" w:cs="黑体" w:hint="eastAsia"/>
          <w:b/>
          <w:bCs/>
          <w:sz w:val="30"/>
          <w:szCs w:val="30"/>
        </w:rPr>
        <w:fldChar w:fldCharType="separate"/>
      </w:r>
      <w:hyperlink w:anchor="_Toc12838" w:history="1">
        <w:r>
          <w:rPr>
            <w:rFonts w:cs="黑体" w:hint="eastAsia"/>
            <w:bCs/>
            <w:szCs w:val="30"/>
          </w:rPr>
          <w:t>第</w:t>
        </w:r>
        <w:r>
          <w:rPr>
            <w:rFonts w:cs="黑体" w:hint="eastAsia"/>
            <w:bCs/>
            <w:szCs w:val="30"/>
          </w:rPr>
          <w:t>1</w:t>
        </w:r>
        <w:r>
          <w:rPr>
            <w:rFonts w:cs="黑体" w:hint="eastAsia"/>
            <w:bCs/>
            <w:szCs w:val="30"/>
          </w:rPr>
          <w:t>章</w:t>
        </w:r>
        <w:r>
          <w:rPr>
            <w:rFonts w:cs="黑体" w:hint="eastAsia"/>
            <w:bCs/>
            <w:szCs w:val="30"/>
          </w:rPr>
          <w:t xml:space="preserve"> </w:t>
        </w:r>
        <w:r>
          <w:rPr>
            <w:rFonts w:cs="黑体" w:hint="eastAsia"/>
            <w:bCs/>
            <w:szCs w:val="30"/>
          </w:rPr>
          <w:t>绪论</w:t>
        </w:r>
        <w:r>
          <w:tab/>
        </w:r>
        <w:r>
          <w:fldChar w:fldCharType="begin"/>
        </w:r>
        <w:r>
          <w:instrText xml:space="preserve"> PAGEREF _Toc12838 \h </w:instrText>
        </w:r>
        <w:r>
          <w:fldChar w:fldCharType="separate"/>
        </w:r>
        <w:r>
          <w:t>1</w:t>
        </w:r>
        <w:r>
          <w:fldChar w:fldCharType="end"/>
        </w:r>
      </w:hyperlink>
    </w:p>
    <w:p w14:paraId="18CC18E9" w14:textId="77777777" w:rsidR="007B0BC4" w:rsidRDefault="00000000">
      <w:pPr>
        <w:pStyle w:val="TOC2"/>
        <w:tabs>
          <w:tab w:val="right" w:leader="dot" w:pos="8306"/>
        </w:tabs>
        <w:ind w:left="420"/>
      </w:pPr>
      <w:hyperlink w:anchor="_Toc22265" w:history="1">
        <w:r>
          <w:rPr>
            <w:rFonts w:asciiTheme="majorEastAsia" w:eastAsiaTheme="majorEastAsia" w:hAnsiTheme="majorEastAsia" w:cs="黑体"/>
            <w:bCs/>
            <w:szCs w:val="30"/>
          </w:rPr>
          <w:t>第1.1节</w:t>
        </w:r>
        <w:r>
          <w:rPr>
            <w:rFonts w:asciiTheme="majorEastAsia" w:eastAsiaTheme="majorEastAsia" w:hAnsiTheme="majorEastAsia" w:cs="黑体" w:hint="eastAsia"/>
            <w:bCs/>
            <w:szCs w:val="30"/>
          </w:rPr>
          <w:t xml:space="preserve"> 研究背景及意义</w:t>
        </w:r>
        <w:r>
          <w:tab/>
        </w:r>
        <w:r>
          <w:fldChar w:fldCharType="begin"/>
        </w:r>
        <w:r>
          <w:instrText xml:space="preserve"> PAGEREF _Toc22265 \h </w:instrText>
        </w:r>
        <w:r>
          <w:fldChar w:fldCharType="separate"/>
        </w:r>
        <w:r>
          <w:t>1</w:t>
        </w:r>
        <w:r>
          <w:fldChar w:fldCharType="end"/>
        </w:r>
      </w:hyperlink>
    </w:p>
    <w:p w14:paraId="68E464A8" w14:textId="77777777" w:rsidR="007B0BC4" w:rsidRDefault="00000000">
      <w:pPr>
        <w:pStyle w:val="TOC2"/>
        <w:tabs>
          <w:tab w:val="right" w:leader="dot" w:pos="8306"/>
        </w:tabs>
        <w:ind w:left="420"/>
      </w:pPr>
      <w:hyperlink w:anchor="_Toc23755" w:history="1">
        <w:r>
          <w:rPr>
            <w:rFonts w:eastAsiaTheme="majorEastAsia" w:cs="黑体"/>
            <w:bCs/>
            <w:szCs w:val="30"/>
          </w:rPr>
          <w:t>第</w:t>
        </w:r>
        <w:r>
          <w:rPr>
            <w:rFonts w:asciiTheme="majorEastAsia" w:eastAsiaTheme="majorEastAsia" w:hAnsiTheme="majorEastAsia" w:cs="黑体"/>
            <w:bCs/>
            <w:szCs w:val="30"/>
          </w:rPr>
          <w:t>1.2</w:t>
        </w:r>
        <w:r>
          <w:rPr>
            <w:rFonts w:eastAsiaTheme="majorEastAsia" w:cs="黑体"/>
            <w:bCs/>
            <w:szCs w:val="30"/>
          </w:rPr>
          <w:t>节</w:t>
        </w:r>
        <w:r>
          <w:rPr>
            <w:rFonts w:eastAsiaTheme="majorEastAsia" w:cs="黑体" w:hint="eastAsia"/>
            <w:bCs/>
            <w:szCs w:val="30"/>
          </w:rPr>
          <w:t xml:space="preserve"> </w:t>
        </w:r>
        <w:r>
          <w:rPr>
            <w:rFonts w:eastAsiaTheme="majorEastAsia" w:cs="黑体" w:hint="eastAsia"/>
            <w:bCs/>
            <w:szCs w:val="30"/>
          </w:rPr>
          <w:t>国内外研究现状及发展前景</w:t>
        </w:r>
        <w:r>
          <w:tab/>
        </w:r>
        <w:r>
          <w:fldChar w:fldCharType="begin"/>
        </w:r>
        <w:r>
          <w:instrText xml:space="preserve"> PAGEREF _Toc23755 \h </w:instrText>
        </w:r>
        <w:r>
          <w:fldChar w:fldCharType="separate"/>
        </w:r>
        <w:r>
          <w:t>1</w:t>
        </w:r>
        <w:r>
          <w:fldChar w:fldCharType="end"/>
        </w:r>
      </w:hyperlink>
    </w:p>
    <w:p w14:paraId="1CF66759" w14:textId="77777777" w:rsidR="007B0BC4" w:rsidRDefault="00000000">
      <w:pPr>
        <w:pStyle w:val="TOC2"/>
        <w:tabs>
          <w:tab w:val="right" w:leader="dot" w:pos="8306"/>
        </w:tabs>
        <w:ind w:left="420"/>
      </w:pPr>
      <w:hyperlink w:anchor="_Toc27871" w:history="1">
        <w:r>
          <w:rPr>
            <w:rFonts w:asciiTheme="majorEastAsia" w:eastAsiaTheme="majorEastAsia" w:hAnsiTheme="majorEastAsia" w:cs="黑体"/>
            <w:bCs/>
            <w:szCs w:val="30"/>
          </w:rPr>
          <w:t>第1.3节</w:t>
        </w:r>
        <w:r>
          <w:rPr>
            <w:rFonts w:asciiTheme="majorEastAsia" w:eastAsiaTheme="majorEastAsia" w:hAnsiTheme="majorEastAsia" w:cs="黑体" w:hint="eastAsia"/>
            <w:bCs/>
            <w:szCs w:val="30"/>
          </w:rPr>
          <w:t xml:space="preserve"> 主要研究内容</w:t>
        </w:r>
        <w:r>
          <w:tab/>
        </w:r>
        <w:r>
          <w:fldChar w:fldCharType="begin"/>
        </w:r>
        <w:r>
          <w:instrText xml:space="preserve"> PAGEREF _Toc27871 \h </w:instrText>
        </w:r>
        <w:r>
          <w:fldChar w:fldCharType="separate"/>
        </w:r>
        <w:r>
          <w:t>2</w:t>
        </w:r>
        <w:r>
          <w:fldChar w:fldCharType="end"/>
        </w:r>
      </w:hyperlink>
    </w:p>
    <w:p w14:paraId="33E7891D" w14:textId="77777777" w:rsidR="007B0BC4" w:rsidRDefault="00000000">
      <w:pPr>
        <w:pStyle w:val="TOC2"/>
        <w:tabs>
          <w:tab w:val="right" w:leader="dot" w:pos="8306"/>
        </w:tabs>
        <w:ind w:left="420"/>
      </w:pPr>
      <w:hyperlink w:anchor="_Toc7353" w:history="1">
        <w:r>
          <w:rPr>
            <w:rFonts w:asciiTheme="majorEastAsia" w:eastAsiaTheme="majorEastAsia" w:hAnsiTheme="majorEastAsia" w:cs="黑体"/>
            <w:bCs/>
            <w:szCs w:val="30"/>
          </w:rPr>
          <w:t>第1.</w:t>
        </w:r>
        <w:r>
          <w:rPr>
            <w:rFonts w:asciiTheme="majorEastAsia" w:eastAsiaTheme="majorEastAsia" w:hAnsiTheme="majorEastAsia" w:cs="黑体" w:hint="eastAsia"/>
            <w:bCs/>
            <w:szCs w:val="30"/>
          </w:rPr>
          <w:t>4</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w:t>
        </w:r>
        <w:r>
          <w:t>论文章节安排</w:t>
        </w:r>
        <w:r>
          <w:tab/>
        </w:r>
        <w:r>
          <w:fldChar w:fldCharType="begin"/>
        </w:r>
        <w:r>
          <w:instrText xml:space="preserve"> PAGEREF _Toc7353 \h </w:instrText>
        </w:r>
        <w:r>
          <w:fldChar w:fldCharType="separate"/>
        </w:r>
        <w:r>
          <w:t>3</w:t>
        </w:r>
        <w:r>
          <w:fldChar w:fldCharType="end"/>
        </w:r>
      </w:hyperlink>
    </w:p>
    <w:p w14:paraId="5483F7D3" w14:textId="77777777" w:rsidR="007B0BC4" w:rsidRDefault="00000000">
      <w:pPr>
        <w:pStyle w:val="TOC1"/>
        <w:tabs>
          <w:tab w:val="right" w:leader="dot" w:pos="8306"/>
        </w:tabs>
      </w:pPr>
      <w:hyperlink w:anchor="_Toc24286" w:history="1">
        <w:r>
          <w:rPr>
            <w:rFonts w:cs="黑体" w:hint="eastAsia"/>
            <w:bCs/>
            <w:szCs w:val="30"/>
          </w:rPr>
          <w:t>第</w:t>
        </w:r>
        <w:r>
          <w:rPr>
            <w:rFonts w:cs="黑体" w:hint="eastAsia"/>
            <w:bCs/>
            <w:szCs w:val="30"/>
          </w:rPr>
          <w:t>2</w:t>
        </w:r>
        <w:r>
          <w:rPr>
            <w:rFonts w:cs="黑体" w:hint="eastAsia"/>
            <w:bCs/>
            <w:szCs w:val="30"/>
          </w:rPr>
          <w:t>章</w:t>
        </w:r>
        <w:r>
          <w:rPr>
            <w:rFonts w:cs="黑体" w:hint="eastAsia"/>
            <w:bCs/>
            <w:szCs w:val="30"/>
          </w:rPr>
          <w:t xml:space="preserve"> </w:t>
        </w:r>
        <w:r>
          <w:rPr>
            <w:rFonts w:cs="黑体" w:hint="eastAsia"/>
            <w:bCs/>
            <w:szCs w:val="30"/>
          </w:rPr>
          <w:t>系统相关技术与理论基础</w:t>
        </w:r>
        <w:r>
          <w:tab/>
        </w:r>
        <w:r>
          <w:fldChar w:fldCharType="begin"/>
        </w:r>
        <w:r>
          <w:instrText xml:space="preserve"> PAGEREF _Toc24286 \h </w:instrText>
        </w:r>
        <w:r>
          <w:fldChar w:fldCharType="separate"/>
        </w:r>
        <w:r>
          <w:t>4</w:t>
        </w:r>
        <w:r>
          <w:fldChar w:fldCharType="end"/>
        </w:r>
      </w:hyperlink>
    </w:p>
    <w:p w14:paraId="65C72EC5" w14:textId="77777777" w:rsidR="007B0BC4" w:rsidRDefault="00000000">
      <w:pPr>
        <w:pStyle w:val="TOC2"/>
        <w:tabs>
          <w:tab w:val="right" w:leader="dot" w:pos="8306"/>
        </w:tabs>
        <w:ind w:left="420"/>
      </w:pPr>
      <w:hyperlink w:anchor="_Toc3456" w:history="1">
        <w:r>
          <w:rPr>
            <w:rFonts w:asciiTheme="majorEastAsia" w:eastAsiaTheme="majorEastAsia" w:hAnsiTheme="majorEastAsia" w:cs="黑体"/>
            <w:bCs/>
            <w:szCs w:val="30"/>
          </w:rPr>
          <w:t>第2.1节</w:t>
        </w:r>
        <w:r>
          <w:rPr>
            <w:rFonts w:asciiTheme="majorEastAsia" w:eastAsiaTheme="majorEastAsia" w:hAnsiTheme="majorEastAsia" w:cs="黑体" w:hint="eastAsia"/>
            <w:bCs/>
            <w:szCs w:val="30"/>
          </w:rPr>
          <w:t xml:space="preserve"> 嵌入式主控与实时处理基础</w:t>
        </w:r>
        <w:r>
          <w:tab/>
        </w:r>
        <w:r>
          <w:fldChar w:fldCharType="begin"/>
        </w:r>
        <w:r>
          <w:instrText xml:space="preserve"> PAGEREF _Toc3456 \h </w:instrText>
        </w:r>
        <w:r>
          <w:fldChar w:fldCharType="separate"/>
        </w:r>
        <w:r>
          <w:t>4</w:t>
        </w:r>
        <w:r>
          <w:fldChar w:fldCharType="end"/>
        </w:r>
      </w:hyperlink>
    </w:p>
    <w:p w14:paraId="255A2298" w14:textId="77777777" w:rsidR="007B0BC4" w:rsidRDefault="00000000">
      <w:pPr>
        <w:pStyle w:val="TOC2"/>
        <w:tabs>
          <w:tab w:val="right" w:leader="dot" w:pos="8306"/>
        </w:tabs>
        <w:ind w:left="420"/>
      </w:pPr>
      <w:hyperlink w:anchor="_Toc9175" w:history="1">
        <w:r>
          <w:rPr>
            <w:rFonts w:asciiTheme="majorEastAsia" w:eastAsiaTheme="majorEastAsia" w:hAnsiTheme="majorEastAsia" w:cs="黑体"/>
            <w:bCs/>
            <w:szCs w:val="30"/>
          </w:rPr>
          <w:t>第2.2节 系统实现相关技术</w:t>
        </w:r>
        <w:r>
          <w:tab/>
        </w:r>
        <w:r>
          <w:fldChar w:fldCharType="begin"/>
        </w:r>
        <w:r>
          <w:instrText xml:space="preserve"> PAGEREF _Toc9175 \h </w:instrText>
        </w:r>
        <w:r>
          <w:fldChar w:fldCharType="separate"/>
        </w:r>
        <w:r>
          <w:t>6</w:t>
        </w:r>
        <w:r>
          <w:fldChar w:fldCharType="end"/>
        </w:r>
      </w:hyperlink>
    </w:p>
    <w:p w14:paraId="0DEDF1B2" w14:textId="77777777" w:rsidR="007B0BC4" w:rsidRDefault="00000000">
      <w:pPr>
        <w:pStyle w:val="TOC1"/>
        <w:tabs>
          <w:tab w:val="right" w:leader="dot" w:pos="8306"/>
        </w:tabs>
      </w:pPr>
      <w:hyperlink w:anchor="_Toc13774" w:history="1">
        <w:r>
          <w:rPr>
            <w:rFonts w:cs="黑体" w:hint="eastAsia"/>
            <w:bCs/>
            <w:szCs w:val="30"/>
          </w:rPr>
          <w:t>第</w:t>
        </w:r>
        <w:r>
          <w:rPr>
            <w:rFonts w:cs="黑体" w:hint="eastAsia"/>
            <w:bCs/>
            <w:szCs w:val="30"/>
          </w:rPr>
          <w:t>3</w:t>
        </w:r>
        <w:r>
          <w:rPr>
            <w:rFonts w:cs="黑体" w:hint="eastAsia"/>
            <w:bCs/>
            <w:szCs w:val="30"/>
          </w:rPr>
          <w:t>章</w:t>
        </w:r>
        <w:r>
          <w:rPr>
            <w:rFonts w:cs="黑体" w:hint="eastAsia"/>
            <w:bCs/>
            <w:szCs w:val="30"/>
          </w:rPr>
          <w:t xml:space="preserve"> </w:t>
        </w:r>
        <w:r>
          <w:rPr>
            <w:rFonts w:cs="黑体" w:hint="eastAsia"/>
            <w:bCs/>
            <w:szCs w:val="30"/>
          </w:rPr>
          <w:t>系统硬件设计与实现</w:t>
        </w:r>
        <w:r>
          <w:tab/>
        </w:r>
        <w:r>
          <w:fldChar w:fldCharType="begin"/>
        </w:r>
        <w:r>
          <w:instrText xml:space="preserve"> PAGEREF _Toc13774 \h </w:instrText>
        </w:r>
        <w:r>
          <w:fldChar w:fldCharType="separate"/>
        </w:r>
        <w:r>
          <w:t>9</w:t>
        </w:r>
        <w:r>
          <w:fldChar w:fldCharType="end"/>
        </w:r>
      </w:hyperlink>
    </w:p>
    <w:p w14:paraId="7C5DF049" w14:textId="77777777" w:rsidR="007B0BC4" w:rsidRDefault="00000000">
      <w:pPr>
        <w:pStyle w:val="TOC2"/>
        <w:tabs>
          <w:tab w:val="right" w:leader="dot" w:pos="8306"/>
        </w:tabs>
        <w:ind w:left="420"/>
      </w:pPr>
      <w:hyperlink w:anchor="_Toc3550"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.1节</w:t>
        </w:r>
        <w:r>
          <w:rPr>
            <w:rFonts w:asciiTheme="majorEastAsia" w:eastAsiaTheme="majorEastAsia" w:hAnsiTheme="majorEastAsia" w:cs="黑体" w:hint="eastAsia"/>
            <w:bCs/>
            <w:szCs w:val="30"/>
          </w:rPr>
          <w:t xml:space="preserve"> 系统硬件总体方案</w:t>
        </w:r>
        <w:r>
          <w:tab/>
        </w:r>
        <w:r>
          <w:fldChar w:fldCharType="begin"/>
        </w:r>
        <w:r>
          <w:instrText xml:space="preserve"> PAGEREF _Toc3550 \h </w:instrText>
        </w:r>
        <w:r>
          <w:fldChar w:fldCharType="separate"/>
        </w:r>
        <w:r>
          <w:t>9</w:t>
        </w:r>
        <w:r>
          <w:fldChar w:fldCharType="end"/>
        </w:r>
      </w:hyperlink>
    </w:p>
    <w:p w14:paraId="3AD80A52" w14:textId="77777777" w:rsidR="007B0BC4" w:rsidRDefault="00000000">
      <w:pPr>
        <w:pStyle w:val="TOC2"/>
        <w:tabs>
          <w:tab w:val="right" w:leader="dot" w:pos="8306"/>
        </w:tabs>
        <w:ind w:left="420"/>
      </w:pPr>
      <w:hyperlink w:anchor="_Toc29954"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.2节</w:t>
        </w:r>
        <w:r>
          <w:rPr>
            <w:rFonts w:asciiTheme="majorEastAsia" w:eastAsiaTheme="majorEastAsia" w:hAnsiTheme="majorEastAsia" w:cs="黑体" w:hint="eastAsia"/>
            <w:bCs/>
            <w:szCs w:val="30"/>
          </w:rPr>
          <w:t xml:space="preserve"> 主控平台与引脚分配</w:t>
        </w:r>
        <w:r>
          <w:tab/>
        </w:r>
        <w:r>
          <w:fldChar w:fldCharType="begin"/>
        </w:r>
        <w:r>
          <w:instrText xml:space="preserve"> PAGEREF _Toc29954 \h </w:instrText>
        </w:r>
        <w:r>
          <w:fldChar w:fldCharType="separate"/>
        </w:r>
        <w:r>
          <w:t>9</w:t>
        </w:r>
        <w:r>
          <w:fldChar w:fldCharType="end"/>
        </w:r>
      </w:hyperlink>
    </w:p>
    <w:p w14:paraId="0D10B18D" w14:textId="77777777" w:rsidR="007B0BC4" w:rsidRDefault="00000000">
      <w:pPr>
        <w:pStyle w:val="TOC2"/>
        <w:tabs>
          <w:tab w:val="right" w:leader="dot" w:pos="8306"/>
        </w:tabs>
        <w:ind w:left="420"/>
      </w:pPr>
      <w:hyperlink w:anchor="_Toc26128"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声学采集模块（MAX9814）</w:t>
        </w:r>
        <w:r>
          <w:tab/>
        </w:r>
        <w:r>
          <w:fldChar w:fldCharType="begin"/>
        </w:r>
        <w:r>
          <w:instrText xml:space="preserve"> PAGEREF _Toc26128 \h </w:instrText>
        </w:r>
        <w:r>
          <w:fldChar w:fldCharType="separate"/>
        </w:r>
        <w:r>
          <w:t>10</w:t>
        </w:r>
        <w:r>
          <w:fldChar w:fldCharType="end"/>
        </w:r>
      </w:hyperlink>
    </w:p>
    <w:p w14:paraId="547825D2" w14:textId="77777777" w:rsidR="007B0BC4" w:rsidRDefault="00000000">
      <w:pPr>
        <w:pStyle w:val="TOC2"/>
        <w:tabs>
          <w:tab w:val="right" w:leader="dot" w:pos="8306"/>
        </w:tabs>
        <w:ind w:left="420"/>
      </w:pPr>
      <w:hyperlink w:anchor="_Toc554"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w:t>
        </w:r>
        <w:r>
          <w:rPr>
            <w:rFonts w:asciiTheme="majorEastAsia" w:eastAsiaTheme="majorEastAsia" w:hAnsiTheme="majorEastAsia" w:cs="黑体" w:hint="eastAsia"/>
            <w:bCs/>
            <w:szCs w:val="30"/>
          </w:rPr>
          <w:t>4</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可编程增益模块（PGA117）</w:t>
        </w:r>
        <w:r>
          <w:tab/>
        </w:r>
        <w:r>
          <w:fldChar w:fldCharType="begin"/>
        </w:r>
        <w:r>
          <w:instrText xml:space="preserve"> PAGEREF _Toc554 \h </w:instrText>
        </w:r>
        <w:r>
          <w:fldChar w:fldCharType="separate"/>
        </w:r>
        <w:r>
          <w:t>11</w:t>
        </w:r>
        <w:r>
          <w:fldChar w:fldCharType="end"/>
        </w:r>
      </w:hyperlink>
    </w:p>
    <w:p w14:paraId="204FBA97" w14:textId="77777777" w:rsidR="007B0BC4" w:rsidRDefault="00000000">
      <w:pPr>
        <w:pStyle w:val="TOC2"/>
        <w:tabs>
          <w:tab w:val="right" w:leader="dot" w:pos="8306"/>
        </w:tabs>
        <w:ind w:left="420"/>
      </w:pPr>
      <w:hyperlink w:anchor="_Toc30715" w:history="1">
        <w:r>
          <w:rPr>
            <w:rFonts w:asciiTheme="majorEastAsia" w:eastAsiaTheme="majorEastAsia" w:hAnsiTheme="majorEastAsia" w:cs="黑体" w:hint="eastAsia"/>
            <w:bCs/>
            <w:szCs w:val="30"/>
          </w:rPr>
          <w:t>第3.5节 模数转换接口设计</w:t>
        </w:r>
        <w:r>
          <w:tab/>
        </w:r>
        <w:r>
          <w:fldChar w:fldCharType="begin"/>
        </w:r>
        <w:r>
          <w:instrText xml:space="preserve"> PAGEREF _Toc30715 \h </w:instrText>
        </w:r>
        <w:r>
          <w:fldChar w:fldCharType="separate"/>
        </w:r>
        <w:r>
          <w:t>12</w:t>
        </w:r>
        <w:r>
          <w:fldChar w:fldCharType="end"/>
        </w:r>
      </w:hyperlink>
    </w:p>
    <w:p w14:paraId="2DB5E968" w14:textId="77777777" w:rsidR="007B0BC4" w:rsidRDefault="00000000">
      <w:pPr>
        <w:pStyle w:val="TOC2"/>
        <w:tabs>
          <w:tab w:val="right" w:leader="dot" w:pos="8306"/>
        </w:tabs>
        <w:ind w:left="420"/>
      </w:pPr>
      <w:hyperlink w:anchor="_Toc12376"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w:t>
        </w:r>
        <w:r>
          <w:rPr>
            <w:rFonts w:asciiTheme="majorEastAsia" w:eastAsiaTheme="majorEastAsia" w:hAnsiTheme="majorEastAsia" w:cs="黑体" w:hint="eastAsia"/>
            <w:bCs/>
            <w:szCs w:val="30"/>
          </w:rPr>
          <w:t>6</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人机交互与串口通信</w:t>
        </w:r>
        <w:r>
          <w:tab/>
        </w:r>
        <w:r>
          <w:fldChar w:fldCharType="begin"/>
        </w:r>
        <w:r>
          <w:instrText xml:space="preserve"> PAGEREF _Toc12376 \h </w:instrText>
        </w:r>
        <w:r>
          <w:fldChar w:fldCharType="separate"/>
        </w:r>
        <w:r>
          <w:t>13</w:t>
        </w:r>
        <w:r>
          <w:fldChar w:fldCharType="end"/>
        </w:r>
      </w:hyperlink>
    </w:p>
    <w:p w14:paraId="36C7F740" w14:textId="77777777" w:rsidR="007B0BC4" w:rsidRDefault="00000000">
      <w:pPr>
        <w:pStyle w:val="TOC2"/>
        <w:tabs>
          <w:tab w:val="right" w:leader="dot" w:pos="8306"/>
        </w:tabs>
        <w:ind w:left="420"/>
      </w:pPr>
      <w:hyperlink w:anchor="_Toc4419" w:history="1">
        <w:r>
          <w:rPr>
            <w:rFonts w:asciiTheme="majorEastAsia" w:eastAsiaTheme="majorEastAsia" w:hAnsiTheme="majorEastAsia" w:cs="黑体" w:hint="eastAsia"/>
            <w:bCs/>
            <w:szCs w:val="30"/>
          </w:rPr>
          <w:t>第3.7节 音频输出模块</w:t>
        </w:r>
        <w:r>
          <w:tab/>
        </w:r>
        <w:r>
          <w:fldChar w:fldCharType="begin"/>
        </w:r>
        <w:r>
          <w:instrText xml:space="preserve"> PAGEREF _Toc4419 \h </w:instrText>
        </w:r>
        <w:r>
          <w:fldChar w:fldCharType="separate"/>
        </w:r>
        <w:r>
          <w:t>14</w:t>
        </w:r>
        <w:r>
          <w:fldChar w:fldCharType="end"/>
        </w:r>
      </w:hyperlink>
    </w:p>
    <w:p w14:paraId="30651C21" w14:textId="77777777" w:rsidR="007B0BC4" w:rsidRDefault="00000000">
      <w:pPr>
        <w:pStyle w:val="TOC1"/>
        <w:tabs>
          <w:tab w:val="right" w:leader="dot" w:pos="8306"/>
        </w:tabs>
      </w:pPr>
      <w:hyperlink w:anchor="_Toc2603" w:history="1">
        <w:r>
          <w:rPr>
            <w:rFonts w:cs="黑体" w:hint="eastAsia"/>
            <w:bCs/>
            <w:szCs w:val="30"/>
          </w:rPr>
          <w:t>第</w:t>
        </w:r>
        <w:r>
          <w:rPr>
            <w:rFonts w:cs="黑体" w:hint="eastAsia"/>
            <w:bCs/>
            <w:szCs w:val="30"/>
          </w:rPr>
          <w:t>4</w:t>
        </w:r>
        <w:r>
          <w:rPr>
            <w:rFonts w:cs="黑体" w:hint="eastAsia"/>
            <w:bCs/>
            <w:szCs w:val="30"/>
          </w:rPr>
          <w:t>章</w:t>
        </w:r>
        <w:r>
          <w:rPr>
            <w:rFonts w:cs="黑体" w:hint="eastAsia"/>
            <w:bCs/>
            <w:szCs w:val="30"/>
          </w:rPr>
          <w:t xml:space="preserve"> </w:t>
        </w:r>
        <w:r>
          <w:rPr>
            <w:rFonts w:cs="黑体" w:hint="eastAsia"/>
            <w:bCs/>
            <w:szCs w:val="30"/>
          </w:rPr>
          <w:t>软件设计与算法实现</w:t>
        </w:r>
        <w:r>
          <w:tab/>
        </w:r>
        <w:r>
          <w:fldChar w:fldCharType="begin"/>
        </w:r>
        <w:r>
          <w:instrText xml:space="preserve"> PAGEREF _Toc2603 \h </w:instrText>
        </w:r>
        <w:r>
          <w:fldChar w:fldCharType="separate"/>
        </w:r>
        <w:r>
          <w:t>15</w:t>
        </w:r>
        <w:r>
          <w:fldChar w:fldCharType="end"/>
        </w:r>
      </w:hyperlink>
    </w:p>
    <w:p w14:paraId="31F4FB93" w14:textId="77777777" w:rsidR="007B0BC4" w:rsidRDefault="00000000">
      <w:pPr>
        <w:pStyle w:val="TOC2"/>
        <w:tabs>
          <w:tab w:val="right" w:leader="dot" w:pos="8306"/>
        </w:tabs>
        <w:ind w:left="420"/>
      </w:pPr>
      <w:hyperlink w:anchor="_Toc24426" w:history="1">
        <w:r>
          <w:rPr>
            <w:rFonts w:asciiTheme="majorEastAsia" w:eastAsiaTheme="majorEastAsia" w:hAnsiTheme="majorEastAsia" w:cs="黑体" w:hint="eastAsia"/>
            <w:bCs/>
            <w:szCs w:val="30"/>
          </w:rPr>
          <w:t>第4.1节 系统主程序设计流程</w:t>
        </w:r>
        <w:r>
          <w:tab/>
        </w:r>
        <w:r>
          <w:fldChar w:fldCharType="begin"/>
        </w:r>
        <w:r>
          <w:instrText xml:space="preserve"> PAGEREF _Toc24426 \h </w:instrText>
        </w:r>
        <w:r>
          <w:fldChar w:fldCharType="separate"/>
        </w:r>
        <w:r>
          <w:t>15</w:t>
        </w:r>
        <w:r>
          <w:fldChar w:fldCharType="end"/>
        </w:r>
      </w:hyperlink>
    </w:p>
    <w:p w14:paraId="1E640B39" w14:textId="77777777" w:rsidR="007B0BC4" w:rsidRDefault="00000000">
      <w:pPr>
        <w:pStyle w:val="TOC2"/>
        <w:tabs>
          <w:tab w:val="right" w:leader="dot" w:pos="8306"/>
        </w:tabs>
        <w:ind w:left="420"/>
      </w:pPr>
      <w:hyperlink w:anchor="_Toc9975" w:history="1">
        <w:r>
          <w:rPr>
            <w:rFonts w:asciiTheme="majorEastAsia" w:eastAsiaTheme="majorEastAsia" w:hAnsiTheme="majorEastAsia" w:cs="黑体" w:hint="eastAsia"/>
            <w:bCs/>
            <w:szCs w:val="30"/>
          </w:rPr>
          <w:t>第4.2节 频域分析与模板匹配算法设计</w:t>
        </w:r>
        <w:r>
          <w:tab/>
        </w:r>
        <w:r>
          <w:fldChar w:fldCharType="begin"/>
        </w:r>
        <w:r>
          <w:instrText xml:space="preserve"> PAGEREF _Toc9975 \h </w:instrText>
        </w:r>
        <w:r>
          <w:fldChar w:fldCharType="separate"/>
        </w:r>
        <w:r>
          <w:t>17</w:t>
        </w:r>
        <w:r>
          <w:fldChar w:fldCharType="end"/>
        </w:r>
      </w:hyperlink>
    </w:p>
    <w:p w14:paraId="7F0F54DB" w14:textId="77777777" w:rsidR="007B0BC4" w:rsidRDefault="00000000">
      <w:pPr>
        <w:pStyle w:val="TOC2"/>
        <w:tabs>
          <w:tab w:val="right" w:leader="dot" w:pos="8306"/>
        </w:tabs>
        <w:ind w:left="420"/>
      </w:pPr>
      <w:hyperlink w:anchor="_Toc9447" w:history="1">
        <w:r>
          <w:rPr>
            <w:rFonts w:asciiTheme="majorEastAsia" w:eastAsiaTheme="majorEastAsia" w:hAnsiTheme="majorEastAsia" w:cs="黑体" w:hint="eastAsia"/>
            <w:bCs/>
            <w:szCs w:val="30"/>
          </w:rPr>
          <w:t>第4.3节 串口协议与报文解析</w:t>
        </w:r>
        <w:r>
          <w:tab/>
        </w:r>
        <w:r>
          <w:fldChar w:fldCharType="begin"/>
        </w:r>
        <w:r>
          <w:instrText xml:space="preserve"> PAGEREF _Toc9447 \h </w:instrText>
        </w:r>
        <w:r>
          <w:fldChar w:fldCharType="separate"/>
        </w:r>
        <w:r>
          <w:t>18</w:t>
        </w:r>
        <w:r>
          <w:fldChar w:fldCharType="end"/>
        </w:r>
      </w:hyperlink>
    </w:p>
    <w:p w14:paraId="0A375CE2" w14:textId="77777777" w:rsidR="007B0BC4" w:rsidRDefault="00000000">
      <w:pPr>
        <w:pStyle w:val="TOC2"/>
        <w:tabs>
          <w:tab w:val="right" w:leader="dot" w:pos="8306"/>
        </w:tabs>
        <w:ind w:left="420"/>
      </w:pPr>
      <w:hyperlink w:anchor="_Toc28158" w:history="1">
        <w:r>
          <w:rPr>
            <w:rFonts w:asciiTheme="majorEastAsia" w:eastAsiaTheme="majorEastAsia" w:hAnsiTheme="majorEastAsia" w:cs="黑体" w:hint="eastAsia"/>
            <w:bCs/>
            <w:szCs w:val="30"/>
          </w:rPr>
          <w:t>第4.4节 音频输出与乐曲播放</w:t>
        </w:r>
        <w:r>
          <w:tab/>
        </w:r>
        <w:r>
          <w:fldChar w:fldCharType="begin"/>
        </w:r>
        <w:r>
          <w:instrText xml:space="preserve"> PAGEREF _Toc28158 \h </w:instrText>
        </w:r>
        <w:r>
          <w:fldChar w:fldCharType="separate"/>
        </w:r>
        <w:r>
          <w:t>18</w:t>
        </w:r>
        <w:r>
          <w:fldChar w:fldCharType="end"/>
        </w:r>
      </w:hyperlink>
    </w:p>
    <w:p w14:paraId="08F2FF61" w14:textId="77777777" w:rsidR="007B0BC4" w:rsidRDefault="00000000">
      <w:pPr>
        <w:pStyle w:val="TOC1"/>
        <w:tabs>
          <w:tab w:val="right" w:leader="dot" w:pos="8306"/>
        </w:tabs>
      </w:pPr>
      <w:hyperlink w:anchor="_Toc18419" w:history="1">
        <w:r>
          <w:rPr>
            <w:rFonts w:cs="黑体" w:hint="eastAsia"/>
            <w:bCs/>
            <w:szCs w:val="30"/>
          </w:rPr>
          <w:t>第</w:t>
        </w:r>
        <w:r>
          <w:rPr>
            <w:rFonts w:cs="黑体" w:hint="eastAsia"/>
            <w:bCs/>
            <w:szCs w:val="30"/>
          </w:rPr>
          <w:t>5</w:t>
        </w:r>
        <w:r>
          <w:rPr>
            <w:rFonts w:cs="黑体" w:hint="eastAsia"/>
            <w:bCs/>
            <w:szCs w:val="30"/>
          </w:rPr>
          <w:t>章</w:t>
        </w:r>
        <w:r>
          <w:rPr>
            <w:rFonts w:cs="黑体" w:hint="eastAsia"/>
            <w:bCs/>
            <w:szCs w:val="30"/>
          </w:rPr>
          <w:t xml:space="preserve"> </w:t>
        </w:r>
        <w:r>
          <w:rPr>
            <w:rFonts w:cs="黑体" w:hint="eastAsia"/>
            <w:bCs/>
            <w:szCs w:val="30"/>
          </w:rPr>
          <w:t>系统调试与实验结果</w:t>
        </w:r>
        <w:r>
          <w:tab/>
        </w:r>
        <w:r>
          <w:fldChar w:fldCharType="begin"/>
        </w:r>
        <w:r>
          <w:instrText xml:space="preserve"> PAGEREF _Toc18419 \h </w:instrText>
        </w:r>
        <w:r>
          <w:fldChar w:fldCharType="separate"/>
        </w:r>
        <w:r>
          <w:t>20</w:t>
        </w:r>
        <w:r>
          <w:fldChar w:fldCharType="end"/>
        </w:r>
      </w:hyperlink>
    </w:p>
    <w:p w14:paraId="6D3BE555" w14:textId="77777777" w:rsidR="007B0BC4" w:rsidRDefault="00000000">
      <w:pPr>
        <w:pStyle w:val="TOC2"/>
        <w:tabs>
          <w:tab w:val="right" w:leader="dot" w:pos="8306"/>
        </w:tabs>
        <w:ind w:left="420"/>
      </w:pPr>
      <w:hyperlink w:anchor="_Toc24721"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5</w:t>
        </w:r>
        <w:r>
          <w:rPr>
            <w:rFonts w:asciiTheme="majorEastAsia" w:eastAsiaTheme="majorEastAsia" w:hAnsiTheme="majorEastAsia" w:cs="黑体"/>
            <w:bCs/>
            <w:szCs w:val="30"/>
          </w:rPr>
          <w:t>.1节</w:t>
        </w:r>
        <w:r>
          <w:rPr>
            <w:rFonts w:asciiTheme="majorEastAsia" w:eastAsiaTheme="majorEastAsia" w:hAnsiTheme="majorEastAsia" w:cs="黑体" w:hint="eastAsia"/>
            <w:bCs/>
            <w:szCs w:val="30"/>
          </w:rPr>
          <w:t xml:space="preserve"> 实验平台与测试方法</w:t>
        </w:r>
        <w:r>
          <w:tab/>
        </w:r>
        <w:r>
          <w:fldChar w:fldCharType="begin"/>
        </w:r>
        <w:r>
          <w:instrText xml:space="preserve"> PAGEREF _Toc24721 \h </w:instrText>
        </w:r>
        <w:r>
          <w:fldChar w:fldCharType="separate"/>
        </w:r>
        <w:r>
          <w:t>20</w:t>
        </w:r>
        <w:r>
          <w:fldChar w:fldCharType="end"/>
        </w:r>
      </w:hyperlink>
    </w:p>
    <w:p w14:paraId="2DD9D774" w14:textId="77777777" w:rsidR="007B0BC4" w:rsidRDefault="00000000">
      <w:pPr>
        <w:pStyle w:val="TOC2"/>
        <w:tabs>
          <w:tab w:val="right" w:leader="dot" w:pos="8306"/>
        </w:tabs>
        <w:ind w:left="420"/>
      </w:pPr>
      <w:hyperlink w:anchor="_Toc4273"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5</w:t>
        </w:r>
        <w:r>
          <w:rPr>
            <w:rFonts w:asciiTheme="majorEastAsia" w:eastAsiaTheme="majorEastAsia" w:hAnsiTheme="majorEastAsia" w:cs="黑体"/>
            <w:bCs/>
            <w:szCs w:val="30"/>
          </w:rPr>
          <w:t>.</w:t>
        </w:r>
        <w:r>
          <w:rPr>
            <w:rFonts w:asciiTheme="majorEastAsia" w:eastAsiaTheme="majorEastAsia" w:hAnsiTheme="majorEastAsia" w:cs="黑体" w:hint="eastAsia"/>
            <w:bCs/>
            <w:szCs w:val="30"/>
          </w:rPr>
          <w:t>2</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模块级调试结果</w:t>
        </w:r>
        <w:r>
          <w:tab/>
        </w:r>
        <w:r>
          <w:fldChar w:fldCharType="begin"/>
        </w:r>
        <w:r>
          <w:instrText xml:space="preserve"> PAGEREF _Toc4273 \h </w:instrText>
        </w:r>
        <w:r>
          <w:fldChar w:fldCharType="separate"/>
        </w:r>
        <w:r>
          <w:t>20</w:t>
        </w:r>
        <w:r>
          <w:fldChar w:fldCharType="end"/>
        </w:r>
      </w:hyperlink>
    </w:p>
    <w:p w14:paraId="192B546F" w14:textId="77777777" w:rsidR="007B0BC4" w:rsidRDefault="00000000">
      <w:pPr>
        <w:pStyle w:val="TOC2"/>
        <w:tabs>
          <w:tab w:val="right" w:leader="dot" w:pos="8306"/>
        </w:tabs>
        <w:ind w:left="420"/>
      </w:pPr>
      <w:hyperlink w:anchor="_Toc2578"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5</w:t>
        </w:r>
        <w:r>
          <w:rPr>
            <w:rFonts w:asciiTheme="majorEastAsia" w:eastAsiaTheme="majorEastAsia" w:hAnsiTheme="majorEastAsia" w:cs="黑体"/>
            <w:bCs/>
            <w:szCs w:val="30"/>
          </w:rPr>
          <w:t>.</w:t>
        </w:r>
        <w:r>
          <w:rPr>
            <w:rFonts w:asciiTheme="majorEastAsia" w:eastAsiaTheme="majorEastAsia" w:hAnsiTheme="majorEastAsia" w:cs="黑体" w:hint="eastAsia"/>
            <w:bCs/>
            <w:szCs w:val="30"/>
          </w:rPr>
          <w:t>3</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识别性能与响应时间分析</w:t>
        </w:r>
        <w:r>
          <w:tab/>
        </w:r>
        <w:r>
          <w:fldChar w:fldCharType="begin"/>
        </w:r>
        <w:r>
          <w:instrText xml:space="preserve"> PAGEREF _Toc2578 \h </w:instrText>
        </w:r>
        <w:r>
          <w:fldChar w:fldCharType="separate"/>
        </w:r>
        <w:r>
          <w:t>24</w:t>
        </w:r>
        <w:r>
          <w:fldChar w:fldCharType="end"/>
        </w:r>
      </w:hyperlink>
    </w:p>
    <w:p w14:paraId="2E52F141" w14:textId="77777777" w:rsidR="007B0BC4" w:rsidRDefault="00000000">
      <w:pPr>
        <w:pStyle w:val="TOC2"/>
        <w:tabs>
          <w:tab w:val="right" w:leader="dot" w:pos="8306"/>
        </w:tabs>
        <w:ind w:left="420"/>
      </w:pPr>
      <w:hyperlink w:anchor="_Toc22939" w:history="1">
        <w:r>
          <w:rPr>
            <w:rFonts w:asciiTheme="majorEastAsia" w:eastAsiaTheme="majorEastAsia" w:hAnsiTheme="majorEastAsia" w:cs="黑体" w:hint="eastAsia"/>
            <w:bCs/>
            <w:szCs w:val="30"/>
          </w:rPr>
          <w:t>第5.4节 系统功能验证结果</w:t>
        </w:r>
        <w:r>
          <w:tab/>
        </w:r>
        <w:r>
          <w:fldChar w:fldCharType="begin"/>
        </w:r>
        <w:r>
          <w:instrText xml:space="preserve"> PAGEREF _Toc22939 \h </w:instrText>
        </w:r>
        <w:r>
          <w:fldChar w:fldCharType="separate"/>
        </w:r>
        <w:r>
          <w:t>25</w:t>
        </w:r>
        <w:r>
          <w:fldChar w:fldCharType="end"/>
        </w:r>
      </w:hyperlink>
    </w:p>
    <w:p w14:paraId="3EFE16AA" w14:textId="77777777" w:rsidR="007B0BC4" w:rsidRDefault="00000000">
      <w:pPr>
        <w:pStyle w:val="TOC2"/>
        <w:tabs>
          <w:tab w:val="right" w:leader="dot" w:pos="8306"/>
        </w:tabs>
        <w:ind w:left="420"/>
      </w:pPr>
      <w:hyperlink w:anchor="_Toc27951"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5</w:t>
        </w:r>
        <w:r>
          <w:rPr>
            <w:rFonts w:asciiTheme="majorEastAsia" w:eastAsiaTheme="majorEastAsia" w:hAnsiTheme="majorEastAsia" w:cs="黑体"/>
            <w:bCs/>
            <w:szCs w:val="30"/>
          </w:rPr>
          <w:t>.</w:t>
        </w:r>
        <w:r>
          <w:rPr>
            <w:rFonts w:asciiTheme="majorEastAsia" w:eastAsiaTheme="majorEastAsia" w:hAnsiTheme="majorEastAsia" w:cs="黑体" w:hint="eastAsia"/>
            <w:bCs/>
            <w:szCs w:val="30"/>
          </w:rPr>
          <w:t>5</w:t>
        </w:r>
        <w:r>
          <w:rPr>
            <w:rFonts w:asciiTheme="majorEastAsia" w:eastAsiaTheme="majorEastAsia" w:hAnsiTheme="majorEastAsia" w:cs="黑体"/>
            <w:bCs/>
            <w:szCs w:val="30"/>
          </w:rPr>
          <w:t>节</w:t>
        </w:r>
        <w:r>
          <w:rPr>
            <w:rFonts w:asciiTheme="majorEastAsia" w:eastAsiaTheme="majorEastAsia" w:hAnsiTheme="majorEastAsia" w:cs="黑体" w:hint="eastAsia"/>
            <w:bCs/>
            <w:szCs w:val="30"/>
          </w:rPr>
          <w:t xml:space="preserve"> 误差来源与改进分析</w:t>
        </w:r>
        <w:r>
          <w:tab/>
        </w:r>
        <w:r>
          <w:fldChar w:fldCharType="begin"/>
        </w:r>
        <w:r>
          <w:instrText xml:space="preserve"> PAGEREF _Toc27951 \h </w:instrText>
        </w:r>
        <w:r>
          <w:fldChar w:fldCharType="separate"/>
        </w:r>
        <w:r>
          <w:t>25</w:t>
        </w:r>
        <w:r>
          <w:fldChar w:fldCharType="end"/>
        </w:r>
      </w:hyperlink>
    </w:p>
    <w:p w14:paraId="34B85F9C" w14:textId="77777777" w:rsidR="007B0BC4" w:rsidRDefault="00000000">
      <w:pPr>
        <w:pStyle w:val="TOC1"/>
        <w:tabs>
          <w:tab w:val="right" w:leader="dot" w:pos="8306"/>
        </w:tabs>
      </w:pPr>
      <w:hyperlink w:anchor="_Toc19548" w:history="1">
        <w:r>
          <w:rPr>
            <w:rFonts w:cs="黑体" w:hint="eastAsia"/>
            <w:bCs/>
            <w:szCs w:val="30"/>
          </w:rPr>
          <w:t>第</w:t>
        </w:r>
        <w:r>
          <w:rPr>
            <w:rFonts w:cs="黑体" w:hint="eastAsia"/>
            <w:bCs/>
            <w:szCs w:val="30"/>
          </w:rPr>
          <w:t>6</w:t>
        </w:r>
        <w:r>
          <w:rPr>
            <w:rFonts w:cs="黑体" w:hint="eastAsia"/>
            <w:bCs/>
            <w:szCs w:val="30"/>
          </w:rPr>
          <w:t>章</w:t>
        </w:r>
        <w:r>
          <w:rPr>
            <w:rFonts w:cs="黑体" w:hint="eastAsia"/>
            <w:bCs/>
            <w:szCs w:val="30"/>
          </w:rPr>
          <w:t xml:space="preserve"> </w:t>
        </w:r>
        <w:r>
          <w:rPr>
            <w:rFonts w:cs="黑体" w:hint="eastAsia"/>
            <w:bCs/>
            <w:szCs w:val="30"/>
          </w:rPr>
          <w:t>总结与展望</w:t>
        </w:r>
        <w:r>
          <w:tab/>
        </w:r>
        <w:r>
          <w:fldChar w:fldCharType="begin"/>
        </w:r>
        <w:r>
          <w:instrText xml:space="preserve"> PAGEREF _Toc19548 \h </w:instrText>
        </w:r>
        <w:r>
          <w:fldChar w:fldCharType="separate"/>
        </w:r>
        <w:r>
          <w:t>27</w:t>
        </w:r>
        <w:r>
          <w:fldChar w:fldCharType="end"/>
        </w:r>
      </w:hyperlink>
    </w:p>
    <w:p w14:paraId="2038B412" w14:textId="77777777" w:rsidR="007B0BC4" w:rsidRDefault="00000000">
      <w:pPr>
        <w:pStyle w:val="TOC2"/>
        <w:tabs>
          <w:tab w:val="right" w:leader="dot" w:pos="8306"/>
        </w:tabs>
        <w:ind w:left="420"/>
      </w:pPr>
      <w:hyperlink w:anchor="_Toc16333" w:history="1">
        <w:r>
          <w:rPr>
            <w:rFonts w:asciiTheme="majorEastAsia" w:eastAsiaTheme="majorEastAsia" w:hAnsiTheme="majorEastAsia" w:cs="黑体"/>
            <w:bCs/>
            <w:szCs w:val="30"/>
          </w:rPr>
          <w:t>第</w:t>
        </w:r>
        <w:r>
          <w:rPr>
            <w:rFonts w:asciiTheme="majorEastAsia" w:eastAsiaTheme="majorEastAsia" w:hAnsiTheme="majorEastAsia" w:cs="黑体" w:hint="eastAsia"/>
            <w:bCs/>
            <w:szCs w:val="30"/>
          </w:rPr>
          <w:t>6</w:t>
        </w:r>
        <w:r>
          <w:rPr>
            <w:rFonts w:asciiTheme="majorEastAsia" w:eastAsiaTheme="majorEastAsia" w:hAnsiTheme="majorEastAsia" w:cs="黑体"/>
            <w:bCs/>
            <w:szCs w:val="30"/>
          </w:rPr>
          <w:t>.1节</w:t>
        </w:r>
        <w:r>
          <w:rPr>
            <w:rFonts w:asciiTheme="majorEastAsia" w:eastAsiaTheme="majorEastAsia" w:hAnsiTheme="majorEastAsia" w:cs="黑体" w:hint="eastAsia"/>
            <w:bCs/>
            <w:szCs w:val="30"/>
          </w:rPr>
          <w:t xml:space="preserve"> 研究工作总结</w:t>
        </w:r>
        <w:r>
          <w:tab/>
        </w:r>
        <w:r>
          <w:fldChar w:fldCharType="begin"/>
        </w:r>
        <w:r>
          <w:instrText xml:space="preserve"> PAGEREF _Toc16333 \h </w:instrText>
        </w:r>
        <w:r>
          <w:fldChar w:fldCharType="separate"/>
        </w:r>
        <w:r>
          <w:t>27</w:t>
        </w:r>
        <w:r>
          <w:fldChar w:fldCharType="end"/>
        </w:r>
      </w:hyperlink>
    </w:p>
    <w:p w14:paraId="3A60EC8F" w14:textId="77777777" w:rsidR="007B0BC4" w:rsidRDefault="00000000">
      <w:pPr>
        <w:pStyle w:val="TOC2"/>
        <w:tabs>
          <w:tab w:val="right" w:leader="dot" w:pos="8306"/>
        </w:tabs>
        <w:ind w:left="420"/>
      </w:pPr>
      <w:hyperlink w:anchor="_Toc22145" w:history="1">
        <w:r>
          <w:rPr>
            <w:rFonts w:asciiTheme="majorEastAsia" w:eastAsiaTheme="majorEastAsia" w:hAnsiTheme="majorEastAsia" w:cs="黑体" w:hint="eastAsia"/>
            <w:bCs/>
            <w:szCs w:val="30"/>
          </w:rPr>
          <w:t>第6.2节 研究工作展望</w:t>
        </w:r>
        <w:r>
          <w:tab/>
        </w:r>
        <w:r>
          <w:fldChar w:fldCharType="begin"/>
        </w:r>
        <w:r>
          <w:instrText xml:space="preserve"> PAGEREF _Toc22145 \h </w:instrText>
        </w:r>
        <w:r>
          <w:fldChar w:fldCharType="separate"/>
        </w:r>
        <w:r>
          <w:t>27</w:t>
        </w:r>
        <w:r>
          <w:fldChar w:fldCharType="end"/>
        </w:r>
      </w:hyperlink>
    </w:p>
    <w:p w14:paraId="335FF182" w14:textId="77777777" w:rsidR="007B0BC4" w:rsidRDefault="00000000">
      <w:pPr>
        <w:pStyle w:val="TOC1"/>
        <w:tabs>
          <w:tab w:val="right" w:leader="dot" w:pos="8306"/>
        </w:tabs>
      </w:pPr>
      <w:hyperlink w:anchor="_Toc4991" w:history="1">
        <w:r>
          <w:rPr>
            <w:rFonts w:asciiTheme="majorEastAsia" w:eastAsiaTheme="majorEastAsia" w:hAnsiTheme="majorEastAsia" w:cs="黑体" w:hint="eastAsia"/>
            <w:bCs/>
            <w:szCs w:val="30"/>
          </w:rPr>
          <w:t>参考文献</w:t>
        </w:r>
        <w:r>
          <w:tab/>
        </w:r>
        <w:r>
          <w:fldChar w:fldCharType="begin"/>
        </w:r>
        <w:r>
          <w:instrText xml:space="preserve"> PAGEREF _Toc4991 \h </w:instrText>
        </w:r>
        <w:r>
          <w:fldChar w:fldCharType="separate"/>
        </w:r>
        <w:r>
          <w:t>29</w:t>
        </w:r>
        <w:r>
          <w:fldChar w:fldCharType="end"/>
        </w:r>
      </w:hyperlink>
    </w:p>
    <w:p w14:paraId="02C0CD9D" w14:textId="77777777" w:rsidR="007B0BC4" w:rsidRDefault="00000000">
      <w:pPr>
        <w:ind w:firstLineChars="200" w:firstLine="420"/>
        <w:rPr>
          <w:rFonts w:cs="宋体"/>
          <w:sz w:val="24"/>
        </w:rPr>
      </w:pPr>
      <w:r>
        <w:rPr>
          <w:rFonts w:asciiTheme="majorEastAsia" w:eastAsiaTheme="majorEastAsia" w:hAnsiTheme="majorEastAsia" w:cs="黑体" w:hint="eastAsia"/>
          <w:bCs/>
          <w:szCs w:val="30"/>
        </w:rPr>
        <w:fldChar w:fldCharType="end"/>
      </w:r>
    </w:p>
    <w:p w14:paraId="399CBB28" w14:textId="77777777" w:rsidR="007B0BC4" w:rsidRDefault="007B0BC4">
      <w:pPr>
        <w:ind w:firstLineChars="200" w:firstLine="420"/>
        <w:rPr>
          <w:rFonts w:asciiTheme="majorEastAsia" w:eastAsiaTheme="majorEastAsia" w:hAnsiTheme="majorEastAsia" w:cs="黑体" w:hint="eastAsia"/>
          <w:bCs/>
          <w:szCs w:val="30"/>
        </w:rPr>
        <w:sectPr w:rsidR="007B0BC4">
          <w:pgSz w:w="11906" w:h="16838"/>
          <w:pgMar w:top="1440" w:right="1800" w:bottom="1440" w:left="1800" w:header="851" w:footer="992" w:gutter="0"/>
          <w:pgNumType w:fmt="lowerRoman"/>
          <w:cols w:space="425"/>
          <w:docGrid w:type="lines" w:linePitch="312"/>
        </w:sectPr>
      </w:pPr>
    </w:p>
    <w:p w14:paraId="4CC4AD13" w14:textId="77777777" w:rsidR="007B0BC4" w:rsidRDefault="00000000">
      <w:pPr>
        <w:tabs>
          <w:tab w:val="left" w:pos="0"/>
        </w:tabs>
        <w:spacing w:line="360" w:lineRule="auto"/>
        <w:jc w:val="center"/>
        <w:outlineLvl w:val="0"/>
        <w:rPr>
          <w:rFonts w:cs="黑体"/>
          <w:b/>
          <w:bCs/>
          <w:sz w:val="30"/>
          <w:szCs w:val="30"/>
        </w:rPr>
      </w:pPr>
      <w:bookmarkStart w:id="15" w:name="_Toc12838"/>
      <w:r>
        <w:rPr>
          <w:rFonts w:cs="黑体" w:hint="eastAsia"/>
          <w:b/>
          <w:bCs/>
          <w:sz w:val="30"/>
          <w:szCs w:val="30"/>
        </w:rPr>
        <w:lastRenderedPageBreak/>
        <w:t>第</w:t>
      </w:r>
      <w:r>
        <w:rPr>
          <w:rFonts w:cs="黑体" w:hint="eastAsia"/>
          <w:b/>
          <w:bCs/>
          <w:sz w:val="30"/>
          <w:szCs w:val="30"/>
        </w:rPr>
        <w:t>1</w:t>
      </w:r>
      <w:r>
        <w:rPr>
          <w:rFonts w:cs="黑体" w:hint="eastAsia"/>
          <w:b/>
          <w:bCs/>
          <w:sz w:val="30"/>
          <w:szCs w:val="30"/>
        </w:rPr>
        <w:t>章</w:t>
      </w:r>
      <w:r>
        <w:rPr>
          <w:rFonts w:cs="黑体" w:hint="eastAsia"/>
          <w:b/>
          <w:bCs/>
          <w:sz w:val="30"/>
          <w:szCs w:val="30"/>
        </w:rPr>
        <w:t xml:space="preserve"> </w:t>
      </w:r>
      <w:r>
        <w:rPr>
          <w:rFonts w:cs="黑体" w:hint="eastAsia"/>
          <w:b/>
          <w:bCs/>
          <w:sz w:val="30"/>
          <w:szCs w:val="30"/>
        </w:rPr>
        <w:t>绪论</w:t>
      </w:r>
      <w:bookmarkEnd w:id="15"/>
    </w:p>
    <w:p w14:paraId="30307D95" w14:textId="77777777" w:rsidR="007B0BC4" w:rsidRDefault="007B0BC4">
      <w:pPr>
        <w:tabs>
          <w:tab w:val="left" w:pos="0"/>
        </w:tabs>
        <w:spacing w:line="360" w:lineRule="auto"/>
        <w:jc w:val="center"/>
        <w:rPr>
          <w:rFonts w:asciiTheme="majorEastAsia" w:eastAsiaTheme="majorEastAsia" w:hAnsiTheme="majorEastAsia" w:cs="黑体" w:hint="eastAsia"/>
          <w:b/>
          <w:bCs/>
          <w:sz w:val="30"/>
          <w:szCs w:val="30"/>
        </w:rPr>
      </w:pPr>
    </w:p>
    <w:p w14:paraId="4F4E8223"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16" w:name="_Toc22265"/>
      <w:r>
        <w:rPr>
          <w:rFonts w:asciiTheme="majorEastAsia" w:eastAsiaTheme="majorEastAsia" w:hAnsiTheme="majorEastAsia" w:cs="黑体"/>
          <w:b/>
          <w:bCs/>
          <w:sz w:val="30"/>
          <w:szCs w:val="30"/>
        </w:rPr>
        <w:t>第1.1节</w:t>
      </w:r>
      <w:r>
        <w:rPr>
          <w:rFonts w:asciiTheme="majorEastAsia" w:eastAsiaTheme="majorEastAsia" w:hAnsiTheme="majorEastAsia" w:cs="黑体" w:hint="eastAsia"/>
          <w:b/>
          <w:bCs/>
          <w:sz w:val="30"/>
          <w:szCs w:val="30"/>
        </w:rPr>
        <w:t xml:space="preserve"> 研究背景及意义</w:t>
      </w:r>
      <w:bookmarkEnd w:id="16"/>
    </w:p>
    <w:p w14:paraId="11E35DB9" w14:textId="77777777" w:rsidR="007B0BC4" w:rsidRDefault="007B0BC4">
      <w:pPr>
        <w:spacing w:line="360" w:lineRule="auto"/>
        <w:ind w:firstLineChars="200" w:firstLine="480"/>
        <w:rPr>
          <w:sz w:val="24"/>
        </w:rPr>
      </w:pPr>
    </w:p>
    <w:p w14:paraId="5A8F2FFD" w14:textId="77777777" w:rsidR="007B0BC4" w:rsidRDefault="00000000">
      <w:pPr>
        <w:spacing w:line="360" w:lineRule="auto"/>
        <w:ind w:firstLineChars="200" w:firstLine="480"/>
        <w:rPr>
          <w:sz w:val="24"/>
        </w:rPr>
      </w:pPr>
      <w:r>
        <w:rPr>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对于本课题这类少类别、短时冲击声识别任务，采用单麦克风结合边缘端处理的实现路径更便于落地</w:t>
      </w:r>
      <w:r>
        <w:rPr>
          <w:sz w:val="24"/>
          <w:vertAlign w:val="superscript"/>
        </w:rPr>
        <w:fldChar w:fldCharType="begin"/>
      </w:r>
      <w:r>
        <w:instrText xml:space="preserve"> REF _Ref11159 \r \h  \* MERGEFORMAT</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sz w:val="24"/>
        </w:rPr>
        <w:t>。</w:t>
      </w:r>
    </w:p>
    <w:p w14:paraId="4230D613" w14:textId="77777777" w:rsidR="007B0BC4" w:rsidRDefault="00000000">
      <w:pPr>
        <w:spacing w:line="360" w:lineRule="auto"/>
        <w:ind w:firstLineChars="200" w:firstLine="480"/>
        <w:rPr>
          <w:sz w:val="24"/>
        </w:rPr>
      </w:pPr>
      <w:r>
        <w:rPr>
          <w:sz w:val="24"/>
        </w:rPr>
        <w:t>“</w:t>
      </w:r>
      <w:r>
        <w:rPr>
          <w:sz w:val="24"/>
        </w:rPr>
        <w:t>辨音识键奏乐</w:t>
      </w:r>
      <w:r>
        <w:rPr>
          <w:sz w:val="24"/>
        </w:rPr>
        <w:t>”</w:t>
      </w:r>
      <w:r>
        <w:rPr>
          <w:sz w:val="24"/>
        </w:rPr>
        <w:t>类系统本质上是一个</w:t>
      </w:r>
      <w:r>
        <w:rPr>
          <w:sz w:val="24"/>
        </w:rPr>
        <w:t>“</w:t>
      </w:r>
      <w:r>
        <w:rPr>
          <w:sz w:val="24"/>
        </w:rPr>
        <w:t>信号采集</w:t>
      </w:r>
      <w:r>
        <w:rPr>
          <w:sz w:val="24"/>
        </w:rPr>
        <w:t>—</w:t>
      </w:r>
      <w:r>
        <w:rPr>
          <w:sz w:val="24"/>
        </w:rPr>
        <w:t>特征提取</w:t>
      </w:r>
      <w:r>
        <w:rPr>
          <w:sz w:val="24"/>
        </w:rPr>
        <w:t>—</w:t>
      </w:r>
      <w:r>
        <w:rPr>
          <w:sz w:val="24"/>
        </w:rPr>
        <w:t>状态决策</w:t>
      </w:r>
      <w:r>
        <w:rPr>
          <w:sz w:val="24"/>
        </w:rPr>
        <w:t>—</w:t>
      </w:r>
      <w:r>
        <w:rPr>
          <w:sz w:val="24"/>
        </w:rPr>
        <w:t>反馈输出</w:t>
      </w:r>
      <w:r>
        <w:rPr>
          <w:sz w:val="24"/>
        </w:rPr>
        <w:t>”</w:t>
      </w:r>
      <w:r>
        <w:rPr>
          <w:sz w:val="24"/>
        </w:rPr>
        <w:t>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r>
        <w:rPr>
          <w:sz w:val="24"/>
          <w:vertAlign w:val="superscript"/>
        </w:rPr>
        <w:fldChar w:fldCharType="begin"/>
      </w:r>
      <w:r>
        <w:instrText xml:space="preserve"> REF _Ref11557 \r \h  \* MERGEFORMAT</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sz w:val="24"/>
        </w:rPr>
        <w:t>。</w:t>
      </w:r>
    </w:p>
    <w:p w14:paraId="66917695" w14:textId="77777777" w:rsidR="007B0BC4" w:rsidRDefault="00000000">
      <w:pPr>
        <w:spacing w:line="360" w:lineRule="auto"/>
        <w:ind w:firstLineChars="200" w:firstLine="480"/>
        <w:rPr>
          <w:sz w:val="24"/>
        </w:rPr>
      </w:pPr>
      <w:r>
        <w:rPr>
          <w:sz w:val="24"/>
        </w:rPr>
        <w:t>本文提出并实现一套以</w:t>
      </w:r>
      <w:r>
        <w:rPr>
          <w:sz w:val="24"/>
        </w:rPr>
        <w:t>STM32H7</w:t>
      </w:r>
      <w:r>
        <w:rPr>
          <w:sz w:val="24"/>
        </w:rPr>
        <w:t>为核心的辨音识键奏乐系统。系统通过</w:t>
      </w:r>
      <w:r>
        <w:rPr>
          <w:sz w:val="24"/>
        </w:rPr>
        <w:t>MAX9814</w:t>
      </w:r>
      <w:r>
        <w:rPr>
          <w:sz w:val="24"/>
        </w:rPr>
        <w:t>与</w:t>
      </w:r>
      <w:r>
        <w:rPr>
          <w:sz w:val="24"/>
        </w:rPr>
        <w:t>PGA117</w:t>
      </w:r>
      <w:r>
        <w:rPr>
          <w:sz w:val="24"/>
        </w:rPr>
        <w:t>构建可调前端采集链路，以</w:t>
      </w:r>
      <w:r>
        <w:rPr>
          <w:sz w:val="24"/>
        </w:rPr>
        <w:t>ADC+DMA</w:t>
      </w:r>
      <w:r>
        <w:rPr>
          <w:sz w:val="24"/>
        </w:rPr>
        <w:t>完成实时采样，以</w:t>
      </w:r>
      <w:r>
        <w:rPr>
          <w:sz w:val="24"/>
        </w:rPr>
        <w:t>FFT</w:t>
      </w:r>
      <w:r>
        <w:rPr>
          <w:sz w:val="24"/>
        </w:rPr>
        <w:t>主峰提取与模板匹配完成杯号判定，并通过串口屏完成状态交互、通过</w:t>
      </w:r>
      <w:r>
        <w:rPr>
          <w:sz w:val="24"/>
        </w:rPr>
        <w:t>TPA3138</w:t>
      </w:r>
      <w:r>
        <w:rPr>
          <w:sz w:val="24"/>
        </w:rPr>
        <w:t>驱动扬声器完成声音反馈。该方案在硬件成本可控的前提下实现了较完整的业务闭环，具有较高的教学应用价值和工程推广意义</w:t>
      </w:r>
      <w:r>
        <w:rPr>
          <w:rFonts w:hint="eastAsia"/>
          <w:sz w:val="24"/>
        </w:rPr>
        <w:t>。</w:t>
      </w:r>
    </w:p>
    <w:p w14:paraId="757F309B" w14:textId="77777777" w:rsidR="007B0BC4" w:rsidRDefault="00000000">
      <w:pPr>
        <w:spacing w:line="360" w:lineRule="auto"/>
        <w:ind w:firstLineChars="200" w:firstLine="480"/>
        <w:rPr>
          <w:sz w:val="24"/>
        </w:rPr>
      </w:pPr>
      <w:r>
        <w:rPr>
          <w:sz w:val="24"/>
        </w:rPr>
        <w:t>本课题的研究意义主要体现在三个方面：第一，形成了一套低成本、可落地的嵌入式声学识别实现方案；第二，通过软硬件协同调试总结了可复现、可追踪的工程实现方法；第三，为后续向多特征融合识别、边缘智能推理与更丰富音乐交互方向扩展提供了实验基础。</w:t>
      </w:r>
    </w:p>
    <w:p w14:paraId="2B789B87" w14:textId="77777777" w:rsidR="007B0BC4" w:rsidRDefault="007B0BC4">
      <w:pPr>
        <w:spacing w:line="360" w:lineRule="auto"/>
        <w:ind w:firstLineChars="200" w:firstLine="480"/>
        <w:rPr>
          <w:sz w:val="24"/>
        </w:rPr>
      </w:pPr>
    </w:p>
    <w:p w14:paraId="4CF34F34" w14:textId="77777777" w:rsidR="007B0BC4" w:rsidRDefault="00000000">
      <w:pPr>
        <w:pStyle w:val="aa"/>
        <w:numPr>
          <w:ilvl w:val="1"/>
          <w:numId w:val="0"/>
        </w:numPr>
        <w:tabs>
          <w:tab w:val="left" w:pos="0"/>
        </w:tabs>
        <w:spacing w:line="360" w:lineRule="auto"/>
        <w:outlineLvl w:val="1"/>
        <w:rPr>
          <w:rFonts w:eastAsiaTheme="majorEastAsia" w:cs="黑体"/>
          <w:b/>
          <w:bCs/>
          <w:sz w:val="30"/>
          <w:szCs w:val="30"/>
        </w:rPr>
      </w:pPr>
      <w:bookmarkStart w:id="17" w:name="_Toc23755"/>
      <w:r>
        <w:rPr>
          <w:rFonts w:eastAsiaTheme="majorEastAsia" w:cs="黑体"/>
          <w:b/>
          <w:bCs/>
          <w:sz w:val="30"/>
          <w:szCs w:val="30"/>
        </w:rPr>
        <w:t>第</w:t>
      </w:r>
      <w:r>
        <w:rPr>
          <w:rFonts w:asciiTheme="majorEastAsia" w:eastAsiaTheme="majorEastAsia" w:hAnsiTheme="majorEastAsia" w:cs="黑体"/>
          <w:b/>
          <w:bCs/>
          <w:sz w:val="30"/>
          <w:szCs w:val="30"/>
        </w:rPr>
        <w:t>1.2</w:t>
      </w:r>
      <w:r>
        <w:rPr>
          <w:rFonts w:eastAsiaTheme="majorEastAsia" w:cs="黑体"/>
          <w:b/>
          <w:bCs/>
          <w:sz w:val="30"/>
          <w:szCs w:val="30"/>
        </w:rPr>
        <w:t>节</w:t>
      </w:r>
      <w:r>
        <w:rPr>
          <w:rFonts w:eastAsiaTheme="majorEastAsia" w:cs="黑体" w:hint="eastAsia"/>
          <w:b/>
          <w:bCs/>
          <w:sz w:val="30"/>
          <w:szCs w:val="30"/>
        </w:rPr>
        <w:t xml:space="preserve"> </w:t>
      </w:r>
      <w:r>
        <w:rPr>
          <w:rFonts w:eastAsiaTheme="majorEastAsia" w:cs="黑体" w:hint="eastAsia"/>
          <w:b/>
          <w:bCs/>
          <w:sz w:val="30"/>
          <w:szCs w:val="30"/>
        </w:rPr>
        <w:t>国内外研究现状及发展前景</w:t>
      </w:r>
      <w:bookmarkEnd w:id="17"/>
    </w:p>
    <w:p w14:paraId="2D324A78" w14:textId="77777777" w:rsidR="007B0BC4" w:rsidRDefault="007B0BC4">
      <w:pPr>
        <w:ind w:firstLineChars="200" w:firstLine="420"/>
        <w:rPr>
          <w:rFonts w:asciiTheme="majorEastAsia" w:eastAsiaTheme="majorEastAsia" w:hAnsiTheme="majorEastAsia" w:cs="黑体" w:hint="eastAsia"/>
          <w:bCs/>
          <w:szCs w:val="30"/>
        </w:rPr>
      </w:pPr>
    </w:p>
    <w:p w14:paraId="7D5FA97E" w14:textId="77777777" w:rsidR="007B0BC4" w:rsidRDefault="00000000">
      <w:pPr>
        <w:spacing w:line="360" w:lineRule="auto"/>
        <w:ind w:firstLineChars="200" w:firstLine="480"/>
        <w:rPr>
          <w:sz w:val="24"/>
        </w:rPr>
      </w:pPr>
      <w:r>
        <w:rPr>
          <w:sz w:val="24"/>
        </w:rPr>
        <w:t>从研究路线看，面向声音识别与分析的研究大体可分为两类：一类以</w:t>
      </w:r>
      <w:r>
        <w:rPr>
          <w:sz w:val="24"/>
        </w:rPr>
        <w:t>FFT</w:t>
      </w:r>
      <w:r>
        <w:rPr>
          <w:sz w:val="24"/>
        </w:rPr>
        <w:t>、谱峰、能量分布、倒谱等传统数字信号处理特征为核心，强调可解释性、低复杂</w:t>
      </w:r>
      <w:r>
        <w:rPr>
          <w:sz w:val="24"/>
        </w:rPr>
        <w:lastRenderedPageBreak/>
        <w:t>度以及在资源受限平台上的实时实现；另一类以神经网络为代表的数据驱动方法，通过学习更高维的时频表示提升复杂环境下的分类能力</w:t>
      </w:r>
      <w:r>
        <w:rPr>
          <w:sz w:val="24"/>
          <w:vertAlign w:val="superscript"/>
        </w:rPr>
        <w:fldChar w:fldCharType="begin"/>
      </w:r>
      <w:r>
        <w:instrText xml:space="preserve"> REF _Ref23963 \r \h  \* MERGEFORMAT</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instrText xml:space="preserve"> REF _Ref23970 \r \h  \* MERGEFORMAT</w:instrText>
      </w:r>
      <w:r>
        <w:rPr>
          <w:sz w:val="24"/>
          <w:vertAlign w:val="superscript"/>
        </w:rPr>
      </w:r>
      <w:r>
        <w:rPr>
          <w:sz w:val="24"/>
          <w:vertAlign w:val="superscript"/>
        </w:rPr>
        <w:fldChar w:fldCharType="separate"/>
      </w:r>
      <w:r>
        <w:rPr>
          <w:sz w:val="24"/>
          <w:vertAlign w:val="superscript"/>
        </w:rPr>
        <w:t>[10]</w:t>
      </w:r>
      <w:r>
        <w:rPr>
          <w:sz w:val="24"/>
          <w:vertAlign w:val="superscript"/>
        </w:rPr>
        <w:fldChar w:fldCharType="end"/>
      </w:r>
      <w:r>
        <w:rPr>
          <w:sz w:val="24"/>
        </w:rPr>
        <w:t>。</w:t>
      </w:r>
    </w:p>
    <w:p w14:paraId="59F6470D" w14:textId="77777777" w:rsidR="007B0BC4" w:rsidRDefault="00000000">
      <w:pPr>
        <w:spacing w:line="360" w:lineRule="auto"/>
        <w:ind w:firstLineChars="200" w:firstLine="480"/>
        <w:rPr>
          <w:sz w:val="24"/>
        </w:rPr>
      </w:pPr>
      <w:r>
        <w:rPr>
          <w:sz w:val="24"/>
        </w:rPr>
        <w:t>国外在音频事件检测与边缘声学识别领域起步较早，研究重点逐步从离线分析走向实时嵌入式部署。国内相关研究近年也在持续推进：一方面，已有综述工作对声音事件检测中的特征提取、模型结构和评价指标进行了系统梳理；另一方面，机器人听觉等方向较早就开始关注声学感知、定位与交互能力，为后续面向嵌入式平台的声音识别系统设计提供了方法借鉴</w:t>
      </w:r>
      <w:r>
        <w:rPr>
          <w:sz w:val="24"/>
          <w:vertAlign w:val="superscript"/>
        </w:rPr>
        <w:fldChar w:fldCharType="begin"/>
      </w:r>
      <w:r>
        <w:instrText xml:space="preserve"> REF _Ref11417 \r \h  \* MERGEFORMAT</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sz w:val="24"/>
          <w:vertAlign w:val="superscript"/>
        </w:rPr>
        <w:fldChar w:fldCharType="begin"/>
      </w:r>
      <w:r>
        <w:instrText xml:space="preserve"> REF _Ref11159 \r \h  \* MERGEFORMAT</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sz w:val="24"/>
        </w:rPr>
        <w:t>。</w:t>
      </w:r>
    </w:p>
    <w:p w14:paraId="5810965D" w14:textId="77777777" w:rsidR="007B0BC4" w:rsidRDefault="00000000">
      <w:pPr>
        <w:spacing w:line="360" w:lineRule="auto"/>
        <w:ind w:firstLineChars="200" w:firstLine="480"/>
        <w:rPr>
          <w:sz w:val="24"/>
        </w:rPr>
      </w:pPr>
      <w:r>
        <w:rPr>
          <w:sz w:val="24"/>
        </w:rPr>
        <w:t>具体到</w:t>
      </w:r>
      <w:r>
        <w:rPr>
          <w:sz w:val="24"/>
        </w:rPr>
        <w:t>“</w:t>
      </w:r>
      <w:r>
        <w:rPr>
          <w:sz w:val="24"/>
        </w:rPr>
        <w:t>敲击声识别</w:t>
      </w:r>
      <w:r>
        <w:rPr>
          <w:sz w:val="24"/>
        </w:rPr>
        <w:t>+</w:t>
      </w:r>
      <w:r>
        <w:rPr>
          <w:sz w:val="24"/>
        </w:rPr>
        <w:t>演奏反馈</w:t>
      </w:r>
      <w:r>
        <w:rPr>
          <w:sz w:val="24"/>
        </w:rPr>
        <w:t>”</w:t>
      </w:r>
      <w:r>
        <w:rPr>
          <w:sz w:val="24"/>
        </w:rPr>
        <w:t>场景，现有方案多采用模板学习与阈值匹配的思路，能够在小样本、低类别任务中较快达到可用效果。但当环境噪声增强、敲击动作离散化或样本类别增多时，传统固定参数方法容易出现误判与漏判；近年来国内研究也开始通过多尺度特征融合与注意力机制提升短时声音事件的检测能力</w:t>
      </w:r>
      <w:r>
        <w:rPr>
          <w:sz w:val="24"/>
          <w:vertAlign w:val="superscript"/>
        </w:rPr>
        <w:fldChar w:fldCharType="begin"/>
      </w:r>
      <w:r>
        <w:instrText xml:space="preserve"> REF _Ref11557 \r \h  \* MERGEFORMAT</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sz w:val="24"/>
        </w:rPr>
        <w:t>。不过，这类方法通常需要更高的存储与算力开销，因此围绕</w:t>
      </w:r>
      <w:r>
        <w:rPr>
          <w:sz w:val="24"/>
        </w:rPr>
        <w:t>“</w:t>
      </w:r>
      <w:r>
        <w:rPr>
          <w:sz w:val="24"/>
        </w:rPr>
        <w:t>低资源、可解释、可实时执行</w:t>
      </w:r>
      <w:r>
        <w:rPr>
          <w:sz w:val="24"/>
        </w:rPr>
        <w:t>”</w:t>
      </w:r>
      <w:r>
        <w:rPr>
          <w:sz w:val="24"/>
        </w:rPr>
        <w:t>的嵌入式实现路线仍具有较强研究价值。</w:t>
      </w:r>
    </w:p>
    <w:p w14:paraId="0F65430F" w14:textId="77777777" w:rsidR="007B0BC4" w:rsidRDefault="00000000">
      <w:pPr>
        <w:spacing w:line="360" w:lineRule="auto"/>
        <w:ind w:firstLineChars="200" w:firstLine="480"/>
        <w:rPr>
          <w:sz w:val="24"/>
        </w:rPr>
      </w:pPr>
      <w:r>
        <w:rPr>
          <w:sz w:val="24"/>
        </w:rPr>
        <w:t>从发展前景看，辨音识键奏乐系统具有较强扩展潜力。在教育场景中，可作为</w:t>
      </w:r>
      <w:r>
        <w:rPr>
          <w:sz w:val="24"/>
        </w:rPr>
        <w:t>“</w:t>
      </w:r>
      <w:r>
        <w:rPr>
          <w:sz w:val="24"/>
        </w:rPr>
        <w:t>声学振动</w:t>
      </w:r>
      <w:r>
        <w:rPr>
          <w:sz w:val="24"/>
        </w:rPr>
        <w:t>—</w:t>
      </w:r>
      <w:r>
        <w:rPr>
          <w:sz w:val="24"/>
        </w:rPr>
        <w:t>信号处理</w:t>
      </w:r>
      <w:r>
        <w:rPr>
          <w:sz w:val="24"/>
        </w:rPr>
        <w:t>—</w:t>
      </w:r>
      <w:r>
        <w:rPr>
          <w:sz w:val="24"/>
        </w:rPr>
        <w:t>嵌入式控制</w:t>
      </w:r>
      <w:r>
        <w:rPr>
          <w:sz w:val="24"/>
        </w:rPr>
        <w:t>”</w:t>
      </w:r>
      <w:r>
        <w:rPr>
          <w:sz w:val="24"/>
        </w:rPr>
        <w:t>跨学科教学平台；在互动展示场景中，可扩展为低成本多点触发音乐装置；在智能硬件场景中，则可进一步结合关系建模、自适应阈值更新和多模态传感融合，实现更高鲁棒性的声音事件识别系统</w:t>
      </w:r>
      <w:r>
        <w:rPr>
          <w:sz w:val="24"/>
          <w:vertAlign w:val="superscript"/>
        </w:rPr>
        <w:fldChar w:fldCharType="begin"/>
      </w:r>
      <w:r>
        <w:instrText xml:space="preserve"> REF _Ref11600 \r \h  \* MERGEFORMAT</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sz w:val="24"/>
        </w:rPr>
        <w:t>。</w:t>
      </w:r>
    </w:p>
    <w:p w14:paraId="3ACA3EB0" w14:textId="77777777" w:rsidR="007B0BC4" w:rsidRDefault="007B0BC4">
      <w:pPr>
        <w:spacing w:line="360" w:lineRule="auto"/>
        <w:ind w:firstLineChars="200" w:firstLine="480"/>
        <w:rPr>
          <w:sz w:val="24"/>
        </w:rPr>
      </w:pPr>
    </w:p>
    <w:p w14:paraId="7BD3AE2A"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18" w:name="_Toc27871"/>
      <w:bookmarkStart w:id="19" w:name="_Toc13705"/>
      <w:r>
        <w:rPr>
          <w:rFonts w:asciiTheme="majorEastAsia" w:eastAsiaTheme="majorEastAsia" w:hAnsiTheme="majorEastAsia" w:cs="黑体"/>
          <w:b/>
          <w:bCs/>
          <w:sz w:val="30"/>
          <w:szCs w:val="30"/>
        </w:rPr>
        <w:t>第1.3节</w:t>
      </w:r>
      <w:r>
        <w:rPr>
          <w:rFonts w:asciiTheme="majorEastAsia" w:eastAsiaTheme="majorEastAsia" w:hAnsiTheme="majorEastAsia" w:cs="黑体" w:hint="eastAsia"/>
          <w:b/>
          <w:bCs/>
          <w:sz w:val="30"/>
          <w:szCs w:val="30"/>
        </w:rPr>
        <w:t xml:space="preserve"> 主要研究内容</w:t>
      </w:r>
      <w:bookmarkEnd w:id="18"/>
      <w:bookmarkEnd w:id="19"/>
    </w:p>
    <w:p w14:paraId="02CD855C" w14:textId="77777777" w:rsidR="007B0BC4" w:rsidRDefault="007B0BC4">
      <w:pPr>
        <w:spacing w:line="360" w:lineRule="auto"/>
        <w:ind w:firstLineChars="200" w:firstLine="480"/>
        <w:rPr>
          <w:sz w:val="24"/>
        </w:rPr>
      </w:pPr>
    </w:p>
    <w:p w14:paraId="2181D6E4" w14:textId="77777777" w:rsidR="007B0BC4" w:rsidRDefault="00000000">
      <w:pPr>
        <w:spacing w:line="360" w:lineRule="auto"/>
        <w:ind w:firstLineChars="200" w:firstLine="480"/>
        <w:rPr>
          <w:sz w:val="24"/>
        </w:rPr>
      </w:pPr>
      <w:r>
        <w:rPr>
          <w:rFonts w:hint="eastAsia"/>
          <w:sz w:val="24"/>
        </w:rPr>
        <w:t>本课题以</w:t>
      </w:r>
      <w:r>
        <w:rPr>
          <w:rFonts w:hint="eastAsia"/>
          <w:sz w:val="24"/>
        </w:rPr>
        <w:t>STM32H7</w:t>
      </w:r>
      <w:r>
        <w:rPr>
          <w:rFonts w:hint="eastAsia"/>
          <w:sz w:val="24"/>
        </w:rPr>
        <w:t>为底层控制核心，围绕“采集、识别、交互、奏乐”四个关键环节展开研究，通过软硬件协同实现辨音识键奏乐系统。系统设计与实现的主要研究内容如下：</w:t>
      </w:r>
    </w:p>
    <w:p w14:paraId="0D1DB2B7" w14:textId="77777777" w:rsidR="007B0BC4" w:rsidRDefault="00000000">
      <w:pPr>
        <w:spacing w:line="360" w:lineRule="auto"/>
        <w:ind w:firstLineChars="200" w:firstLine="480"/>
        <w:rPr>
          <w:sz w:val="24"/>
        </w:rPr>
      </w:pPr>
      <w:r>
        <w:rPr>
          <w:rFonts w:hint="eastAsia"/>
          <w:sz w:val="24"/>
        </w:rPr>
        <w:t>（</w:t>
      </w:r>
      <w:r>
        <w:rPr>
          <w:rFonts w:hint="eastAsia"/>
          <w:sz w:val="24"/>
        </w:rPr>
        <w:t>1</w:t>
      </w:r>
      <w:r>
        <w:rPr>
          <w:rFonts w:hint="eastAsia"/>
          <w:sz w:val="24"/>
        </w:rPr>
        <w:t>）明确系统总体目标，分析辨音识别系统在响应速度、识别稳定性、交互可用性与工程可维护性方面的要求，形成可落地的技术路线。</w:t>
      </w:r>
    </w:p>
    <w:p w14:paraId="475DBE58" w14:textId="77777777" w:rsidR="007B0BC4" w:rsidRDefault="00000000">
      <w:pPr>
        <w:spacing w:line="360" w:lineRule="auto"/>
        <w:ind w:firstLineChars="200" w:firstLine="480"/>
        <w:rPr>
          <w:sz w:val="24"/>
        </w:rPr>
      </w:pPr>
      <w:r>
        <w:rPr>
          <w:rFonts w:hint="eastAsia"/>
          <w:sz w:val="24"/>
        </w:rPr>
        <w:t>（</w:t>
      </w:r>
      <w:r>
        <w:rPr>
          <w:rFonts w:hint="eastAsia"/>
          <w:sz w:val="24"/>
        </w:rPr>
        <w:t>2</w:t>
      </w:r>
      <w:r>
        <w:rPr>
          <w:rFonts w:hint="eastAsia"/>
          <w:sz w:val="24"/>
        </w:rPr>
        <w:t>）完成核心硬件方案选型与集成设计。围绕</w:t>
      </w:r>
      <w:r>
        <w:rPr>
          <w:rFonts w:hint="eastAsia"/>
          <w:sz w:val="24"/>
        </w:rPr>
        <w:t>STM32H7</w:t>
      </w:r>
      <w:r>
        <w:rPr>
          <w:rFonts w:hint="eastAsia"/>
          <w:sz w:val="24"/>
        </w:rPr>
        <w:t>主控平台，搭建</w:t>
      </w:r>
      <w:r>
        <w:rPr>
          <w:rFonts w:hint="eastAsia"/>
          <w:sz w:val="24"/>
        </w:rPr>
        <w:t>MAX9814</w:t>
      </w:r>
      <w:r>
        <w:rPr>
          <w:rFonts w:hint="eastAsia"/>
          <w:sz w:val="24"/>
        </w:rPr>
        <w:t>拾音前端、</w:t>
      </w:r>
      <w:r>
        <w:rPr>
          <w:rFonts w:hint="eastAsia"/>
          <w:sz w:val="24"/>
        </w:rPr>
        <w:t>PGA117</w:t>
      </w:r>
      <w:r>
        <w:rPr>
          <w:rFonts w:hint="eastAsia"/>
          <w:sz w:val="24"/>
        </w:rPr>
        <w:t>可编程增益调节、</w:t>
      </w:r>
      <w:r>
        <w:rPr>
          <w:rFonts w:hint="eastAsia"/>
          <w:sz w:val="24"/>
        </w:rPr>
        <w:t>ADC</w:t>
      </w:r>
      <w:r>
        <w:rPr>
          <w:rFonts w:hint="eastAsia"/>
          <w:sz w:val="24"/>
        </w:rPr>
        <w:t>采样链路、</w:t>
      </w:r>
      <w:r>
        <w:rPr>
          <w:rFonts w:hint="eastAsia"/>
          <w:sz w:val="24"/>
        </w:rPr>
        <w:t>TPA3138</w:t>
      </w:r>
      <w:r>
        <w:rPr>
          <w:rFonts w:hint="eastAsia"/>
          <w:sz w:val="24"/>
        </w:rPr>
        <w:t>功放输出与串口屏交互模块，完成关键引脚映射、接线规范与硬件联调。</w:t>
      </w:r>
    </w:p>
    <w:p w14:paraId="725C01B8" w14:textId="77777777" w:rsidR="007B0BC4" w:rsidRDefault="00000000">
      <w:pPr>
        <w:spacing w:line="360" w:lineRule="auto"/>
        <w:ind w:firstLineChars="200" w:firstLine="480"/>
        <w:rPr>
          <w:sz w:val="24"/>
        </w:rPr>
      </w:pPr>
      <w:r>
        <w:rPr>
          <w:rFonts w:hint="eastAsia"/>
          <w:sz w:val="24"/>
        </w:rPr>
        <w:t>（</w:t>
      </w:r>
      <w:r>
        <w:rPr>
          <w:rFonts w:hint="eastAsia"/>
          <w:sz w:val="24"/>
        </w:rPr>
        <w:t>3</w:t>
      </w:r>
      <w:r>
        <w:rPr>
          <w:rFonts w:hint="eastAsia"/>
          <w:sz w:val="24"/>
        </w:rPr>
        <w:t>）完成嵌入式软件架构设计与模块化实现。建立“驱动层—算法层—业</w:t>
      </w:r>
      <w:r>
        <w:rPr>
          <w:rFonts w:hint="eastAsia"/>
          <w:sz w:val="24"/>
        </w:rPr>
        <w:lastRenderedPageBreak/>
        <w:t>务层—交互层”分层结构，实现</w:t>
      </w:r>
      <w:r>
        <w:rPr>
          <w:rFonts w:hint="eastAsia"/>
          <w:sz w:val="24"/>
        </w:rPr>
        <w:t>ADC+DMA</w:t>
      </w:r>
      <w:r>
        <w:rPr>
          <w:rFonts w:hint="eastAsia"/>
          <w:sz w:val="24"/>
        </w:rPr>
        <w:t>采样触发、</w:t>
      </w:r>
      <w:r>
        <w:rPr>
          <w:rFonts w:hint="eastAsia"/>
          <w:sz w:val="24"/>
        </w:rPr>
        <w:t>FFT</w:t>
      </w:r>
      <w:r>
        <w:rPr>
          <w:rFonts w:hint="eastAsia"/>
          <w:sz w:val="24"/>
        </w:rPr>
        <w:t>频域分析、模板学习匹配、状态机控制、串口协议解析以及音符播放逻辑。</w:t>
      </w:r>
    </w:p>
    <w:p w14:paraId="4EBAE22F" w14:textId="77777777" w:rsidR="007B0BC4" w:rsidRDefault="00000000">
      <w:pPr>
        <w:spacing w:line="360" w:lineRule="auto"/>
        <w:ind w:firstLineChars="200" w:firstLine="480"/>
        <w:rPr>
          <w:sz w:val="24"/>
        </w:rPr>
      </w:pPr>
      <w:r>
        <w:rPr>
          <w:rFonts w:hint="eastAsia"/>
          <w:sz w:val="24"/>
        </w:rPr>
        <w:t>（</w:t>
      </w:r>
      <w:r>
        <w:rPr>
          <w:rFonts w:hint="eastAsia"/>
          <w:sz w:val="24"/>
        </w:rPr>
        <w:t>4</w:t>
      </w:r>
      <w:r>
        <w:rPr>
          <w:rFonts w:hint="eastAsia"/>
          <w:sz w:val="24"/>
        </w:rPr>
        <w:t>）建立识别判定与输出反馈方法。通过主峰提取与容差匹配实现杯号判定，并在识别成功后同步输出显示与声音反馈；通过自动演奏模式实现预置旋律播放，形成完整的人机交互闭环。</w:t>
      </w:r>
    </w:p>
    <w:p w14:paraId="7284061B" w14:textId="77777777" w:rsidR="007B0BC4" w:rsidRDefault="00000000">
      <w:pPr>
        <w:spacing w:line="360" w:lineRule="auto"/>
        <w:ind w:firstLineChars="200" w:firstLine="480"/>
        <w:rPr>
          <w:rFonts w:asciiTheme="majorEastAsia" w:eastAsiaTheme="majorEastAsia" w:hAnsiTheme="majorEastAsia" w:cs="黑体" w:hint="eastAsia"/>
          <w:b/>
          <w:bCs/>
          <w:sz w:val="30"/>
          <w:szCs w:val="30"/>
        </w:rPr>
      </w:pPr>
      <w:r>
        <w:rPr>
          <w:rFonts w:hint="eastAsia"/>
          <w:sz w:val="24"/>
        </w:rPr>
        <w:t>（</w:t>
      </w:r>
      <w:r>
        <w:rPr>
          <w:rFonts w:hint="eastAsia"/>
          <w:sz w:val="24"/>
        </w:rPr>
        <w:t>5</w:t>
      </w:r>
      <w:r>
        <w:rPr>
          <w:rFonts w:hint="eastAsia"/>
          <w:sz w:val="24"/>
        </w:rPr>
        <w:t>）开展系统级测试与性能评估。测试内容涵盖模块功能正确性、识别一致性、串口通信可靠性、音频输出稳定性与长时间运行表现，并基于测试结果总结系统优势、局限及后续优化方向</w:t>
      </w:r>
      <w:r>
        <w:rPr>
          <w:rFonts w:hint="eastAsia"/>
          <w:sz w:val="24"/>
          <w:vertAlign w:val="superscript"/>
        </w:rPr>
        <w:fldChar w:fldCharType="begin"/>
      </w:r>
      <w:r>
        <w:instrText xml:space="preserve"> REF _Ref24355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[14]</w:t>
      </w:r>
      <w:r>
        <w:rPr>
          <w:rFonts w:hint="eastAsia"/>
          <w:sz w:val="24"/>
          <w:vertAlign w:val="superscript"/>
        </w:rPr>
        <w:fldChar w:fldCharType="end"/>
      </w:r>
      <w:r>
        <w:rPr>
          <w:rFonts w:hint="eastAsia"/>
          <w:sz w:val="24"/>
        </w:rPr>
        <w:t>。</w:t>
      </w:r>
    </w:p>
    <w:p w14:paraId="4DEB1C44" w14:textId="77777777" w:rsidR="007B0BC4" w:rsidRDefault="007B0BC4">
      <w:pPr>
        <w:spacing w:line="360" w:lineRule="auto"/>
        <w:ind w:firstLineChars="200" w:firstLine="480"/>
        <w:rPr>
          <w:sz w:val="24"/>
        </w:rPr>
      </w:pPr>
    </w:p>
    <w:p w14:paraId="4FA82A41"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20" w:name="_Toc7353"/>
      <w:r>
        <w:rPr>
          <w:rFonts w:asciiTheme="majorEastAsia" w:eastAsiaTheme="majorEastAsia" w:hAnsiTheme="majorEastAsia" w:cs="黑体"/>
          <w:b/>
          <w:bCs/>
          <w:sz w:val="30"/>
          <w:szCs w:val="30"/>
        </w:rPr>
        <w:t>第1.</w:t>
      </w:r>
      <w:r>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w:t>
      </w:r>
      <w:r>
        <w:rPr>
          <w:b/>
          <w:sz w:val="30"/>
        </w:rPr>
        <w:t>论文章节安排</w:t>
      </w:r>
      <w:bookmarkEnd w:id="20"/>
    </w:p>
    <w:p w14:paraId="0169D962" w14:textId="77777777" w:rsidR="007B0BC4" w:rsidRDefault="007B0BC4">
      <w:pPr>
        <w:spacing w:line="360" w:lineRule="auto"/>
        <w:ind w:firstLineChars="200" w:firstLine="480"/>
        <w:rPr>
          <w:sz w:val="24"/>
        </w:rPr>
      </w:pPr>
    </w:p>
    <w:p w14:paraId="54C528F1" w14:textId="77777777" w:rsidR="007B0BC4" w:rsidRDefault="00000000">
      <w:pPr>
        <w:pStyle w:val="aa"/>
        <w:numPr>
          <w:ilvl w:val="1"/>
          <w:numId w:val="0"/>
        </w:numPr>
        <w:tabs>
          <w:tab w:val="left" w:pos="0"/>
        </w:tabs>
        <w:spacing w:line="360" w:lineRule="auto"/>
        <w:ind w:firstLineChars="200" w:firstLine="480"/>
        <w:rPr>
          <w:sz w:val="24"/>
        </w:rPr>
      </w:pPr>
      <w:r>
        <w:rPr>
          <w:rFonts w:hint="eastAsia"/>
          <w:sz w:val="24"/>
        </w:rPr>
        <w:t>全文共分为六章。</w:t>
      </w:r>
    </w:p>
    <w:p w14:paraId="2AC08310" w14:textId="77777777" w:rsidR="007B0BC4" w:rsidRDefault="00000000">
      <w:pPr>
        <w:pStyle w:val="aa"/>
        <w:numPr>
          <w:ilvl w:val="1"/>
          <w:numId w:val="0"/>
        </w:numPr>
        <w:tabs>
          <w:tab w:val="left" w:pos="0"/>
        </w:tabs>
        <w:spacing w:line="360" w:lineRule="auto"/>
        <w:ind w:firstLineChars="200" w:firstLine="480"/>
        <w:rPr>
          <w:sz w:val="24"/>
        </w:rPr>
      </w:pPr>
      <w:r>
        <w:rPr>
          <w:rFonts w:hint="eastAsia"/>
          <w:sz w:val="24"/>
        </w:rPr>
        <w:t>第</w:t>
      </w:r>
      <w:r>
        <w:rPr>
          <w:rFonts w:hint="eastAsia"/>
          <w:sz w:val="24"/>
        </w:rPr>
        <w:t>1</w:t>
      </w:r>
      <w:r>
        <w:rPr>
          <w:rFonts w:hint="eastAsia"/>
          <w:sz w:val="24"/>
        </w:rPr>
        <w:t>章为绪论，介绍课题研究背景、国内外研究现状、本文主要研究内容以及全文结构安排。</w:t>
      </w:r>
    </w:p>
    <w:p w14:paraId="3670D621" w14:textId="77777777" w:rsidR="007B0BC4" w:rsidRDefault="00000000">
      <w:pPr>
        <w:pStyle w:val="aa"/>
        <w:numPr>
          <w:ilvl w:val="1"/>
          <w:numId w:val="0"/>
        </w:numPr>
        <w:tabs>
          <w:tab w:val="left" w:pos="0"/>
        </w:tabs>
        <w:spacing w:line="360" w:lineRule="auto"/>
        <w:ind w:firstLineChars="200" w:firstLine="480"/>
        <w:rPr>
          <w:sz w:val="24"/>
        </w:rPr>
      </w:pPr>
      <w:r>
        <w:rPr>
          <w:rFonts w:hint="eastAsia"/>
          <w:sz w:val="24"/>
        </w:rPr>
        <w:t>第</w:t>
      </w:r>
      <w:r>
        <w:rPr>
          <w:rFonts w:hint="eastAsia"/>
          <w:sz w:val="24"/>
        </w:rPr>
        <w:t>2</w:t>
      </w:r>
      <w:r>
        <w:rPr>
          <w:rFonts w:hint="eastAsia"/>
          <w:sz w:val="24"/>
        </w:rPr>
        <w:t>章从嵌入式实时处理、声音采集链路、采样与频域分析、模板匹配和串口状态控制等方面阐述本设计所依据的技术与理论基础。</w:t>
      </w:r>
    </w:p>
    <w:p w14:paraId="21D3773F" w14:textId="77777777" w:rsidR="007B0BC4" w:rsidRDefault="00000000">
      <w:pPr>
        <w:spacing w:line="360" w:lineRule="auto"/>
        <w:ind w:firstLineChars="200" w:firstLine="480"/>
        <w:rPr>
          <w:sz w:val="24"/>
        </w:rPr>
      </w:pPr>
      <w:r>
        <w:rPr>
          <w:rFonts w:hint="eastAsia"/>
          <w:sz w:val="24"/>
        </w:rPr>
        <w:t>第</w:t>
      </w:r>
      <w:r>
        <w:rPr>
          <w:rFonts w:hint="eastAsia"/>
          <w:sz w:val="24"/>
        </w:rPr>
        <w:t>3</w:t>
      </w:r>
      <w:r>
        <w:rPr>
          <w:rFonts w:hint="eastAsia"/>
          <w:sz w:val="24"/>
        </w:rPr>
        <w:t>章介绍系统硬件设计与实现，包括主控平台、声学采集模块、可编程增益模块、模数转换接口、人机交互接口以及音频输出模块的硬件构成与连接关系。</w:t>
      </w:r>
    </w:p>
    <w:p w14:paraId="48927BC3" w14:textId="77777777" w:rsidR="007B0BC4" w:rsidRDefault="00000000">
      <w:pPr>
        <w:spacing w:line="360" w:lineRule="auto"/>
        <w:ind w:firstLineChars="200" w:firstLine="480"/>
        <w:rPr>
          <w:sz w:val="24"/>
        </w:rPr>
      </w:pPr>
      <w:r>
        <w:rPr>
          <w:rFonts w:hint="eastAsia"/>
          <w:sz w:val="24"/>
        </w:rPr>
        <w:t>第</w:t>
      </w:r>
      <w:r>
        <w:rPr>
          <w:rFonts w:hint="eastAsia"/>
          <w:sz w:val="24"/>
        </w:rPr>
        <w:t>4</w:t>
      </w:r>
      <w:r>
        <w:rPr>
          <w:rFonts w:hint="eastAsia"/>
          <w:sz w:val="24"/>
        </w:rPr>
        <w:t>章重点说明软件实现过程，从主程序流程、频域分析与模板匹配算法、串口报文设计、乐曲播放到可靠性处理策略进行系统展开。</w:t>
      </w:r>
    </w:p>
    <w:p w14:paraId="36A2B372" w14:textId="77777777" w:rsidR="007B0BC4" w:rsidRDefault="00000000">
      <w:pPr>
        <w:spacing w:line="360" w:lineRule="auto"/>
        <w:ind w:firstLineChars="200" w:firstLine="480"/>
        <w:rPr>
          <w:sz w:val="24"/>
        </w:rPr>
      </w:pPr>
      <w:r>
        <w:rPr>
          <w:rFonts w:hint="eastAsia"/>
          <w:sz w:val="24"/>
        </w:rPr>
        <w:t>第</w:t>
      </w:r>
      <w:r>
        <w:rPr>
          <w:rFonts w:hint="eastAsia"/>
          <w:sz w:val="24"/>
        </w:rPr>
        <w:t>5</w:t>
      </w:r>
      <w:r>
        <w:rPr>
          <w:rFonts w:hint="eastAsia"/>
          <w:sz w:val="24"/>
        </w:rPr>
        <w:t>章给出系统调试过程与实验结果，结合模块级测试、识别性能统计和误差分析对系统效果进行评价。</w:t>
      </w:r>
    </w:p>
    <w:p w14:paraId="1ACADA75" w14:textId="77777777" w:rsidR="007B0BC4" w:rsidRDefault="00000000">
      <w:pPr>
        <w:spacing w:line="360" w:lineRule="auto"/>
        <w:ind w:firstLineChars="200" w:firstLine="480"/>
        <w:rPr>
          <w:sz w:val="24"/>
        </w:rPr>
      </w:pPr>
      <w:r>
        <w:rPr>
          <w:rFonts w:hint="eastAsia"/>
          <w:sz w:val="24"/>
        </w:rPr>
        <w:t>第</w:t>
      </w:r>
      <w:r>
        <w:rPr>
          <w:rFonts w:hint="eastAsia"/>
          <w:sz w:val="24"/>
        </w:rPr>
        <w:t>6</w:t>
      </w:r>
      <w:r>
        <w:rPr>
          <w:rFonts w:hint="eastAsia"/>
          <w:sz w:val="24"/>
        </w:rPr>
        <w:t>章对全文工作进行总结，并从算法优化、硬件完善和应用扩展等角度提出后续展望。</w:t>
      </w:r>
    </w:p>
    <w:p w14:paraId="732B7D43" w14:textId="77777777" w:rsidR="007B0BC4" w:rsidRDefault="00000000">
      <w:r>
        <w:br w:type="page"/>
      </w:r>
    </w:p>
    <w:p w14:paraId="66716D79" w14:textId="3DB894EF" w:rsidR="007B0BC4" w:rsidRDefault="00000000">
      <w:pPr>
        <w:tabs>
          <w:tab w:val="left" w:pos="0"/>
        </w:tabs>
        <w:spacing w:line="360" w:lineRule="auto"/>
        <w:jc w:val="center"/>
        <w:outlineLvl w:val="0"/>
        <w:rPr>
          <w:rFonts w:cs="黑体"/>
          <w:b/>
          <w:bCs/>
          <w:sz w:val="30"/>
          <w:szCs w:val="30"/>
        </w:rPr>
      </w:pPr>
      <w:bookmarkStart w:id="21" w:name="_Toc24286"/>
      <w:r>
        <w:rPr>
          <w:rFonts w:cs="黑体" w:hint="eastAsia"/>
          <w:b/>
          <w:bCs/>
          <w:sz w:val="30"/>
          <w:szCs w:val="30"/>
        </w:rPr>
        <w:lastRenderedPageBreak/>
        <w:t>第</w:t>
      </w:r>
      <w:r>
        <w:rPr>
          <w:rFonts w:cs="黑体" w:hint="eastAsia"/>
          <w:b/>
          <w:bCs/>
          <w:sz w:val="30"/>
          <w:szCs w:val="30"/>
        </w:rPr>
        <w:t>2</w:t>
      </w:r>
      <w:r>
        <w:rPr>
          <w:rFonts w:cs="黑体" w:hint="eastAsia"/>
          <w:b/>
          <w:bCs/>
          <w:sz w:val="30"/>
          <w:szCs w:val="30"/>
        </w:rPr>
        <w:t>章</w:t>
      </w:r>
      <w:r>
        <w:rPr>
          <w:rFonts w:cs="黑体" w:hint="eastAsia"/>
          <w:b/>
          <w:bCs/>
          <w:sz w:val="30"/>
          <w:szCs w:val="30"/>
        </w:rPr>
        <w:t xml:space="preserve"> </w:t>
      </w:r>
      <w:r w:rsidR="00431B00">
        <w:rPr>
          <w:rFonts w:cs="黑体" w:hint="eastAsia"/>
          <w:b/>
          <w:bCs/>
          <w:sz w:val="30"/>
          <w:szCs w:val="30"/>
        </w:rPr>
        <w:t>声音信号处理</w:t>
      </w:r>
      <w:ins w:id="22" w:author="mintong zhou" w:date="2026-04-20T22:33:00Z" w16du:dateUtc="2026-04-20T14:33:00Z">
        <w:r w:rsidR="00F22F72">
          <w:rPr>
            <w:rFonts w:cs="黑体" w:hint="eastAsia"/>
            <w:b/>
            <w:bCs/>
            <w:sz w:val="30"/>
            <w:szCs w:val="30"/>
          </w:rPr>
          <w:t>的理论</w:t>
        </w:r>
      </w:ins>
      <w:r>
        <w:rPr>
          <w:rFonts w:cs="黑体" w:hint="eastAsia"/>
          <w:b/>
          <w:bCs/>
          <w:sz w:val="30"/>
          <w:szCs w:val="30"/>
        </w:rPr>
        <w:t>基础</w:t>
      </w:r>
      <w:bookmarkEnd w:id="21"/>
      <w:del w:id="23" w:author="mintong zhou" w:date="2026-04-20T22:33:00Z" w16du:dateUtc="2026-04-20T14:33:00Z">
        <w:r w:rsidR="00431B00" w:rsidDel="00F22F72">
          <w:rPr>
            <w:rFonts w:cs="黑体" w:hint="eastAsia"/>
            <w:b/>
            <w:bCs/>
            <w:sz w:val="30"/>
            <w:szCs w:val="30"/>
          </w:rPr>
          <w:delText>及系统相关技术</w:delText>
        </w:r>
      </w:del>
    </w:p>
    <w:p w14:paraId="288197CC" w14:textId="76B704B5" w:rsidR="007B0BC4" w:rsidRDefault="00000000">
      <w:pPr>
        <w:spacing w:line="360" w:lineRule="auto"/>
        <w:ind w:firstLineChars="200" w:firstLine="480"/>
        <w:rPr>
          <w:sz w:val="24"/>
        </w:rPr>
      </w:pPr>
      <w:r>
        <w:rPr>
          <w:rFonts w:hint="eastAsia"/>
          <w:sz w:val="24"/>
        </w:rPr>
        <w:t>本章主要从</w:t>
      </w:r>
      <w:r w:rsidR="00431B00">
        <w:rPr>
          <w:rFonts w:hint="eastAsia"/>
          <w:sz w:val="24"/>
        </w:rPr>
        <w:t>声音信号</w:t>
      </w:r>
      <w:r w:rsidR="00431B00">
        <w:rPr>
          <w:rFonts w:hint="eastAsia"/>
          <w:sz w:val="24"/>
        </w:rPr>
        <w:t>采样与频域分析、模板匹配</w:t>
      </w:r>
      <w:ins w:id="24" w:author="mintong zhou" w:date="2026-04-20T22:33:00Z" w16du:dateUtc="2026-04-20T14:33:00Z">
        <w:r w:rsidR="00F22F72">
          <w:rPr>
            <w:rFonts w:hint="eastAsia"/>
            <w:sz w:val="24"/>
          </w:rPr>
          <w:t>这三个方面</w:t>
        </w:r>
      </w:ins>
      <w:del w:id="25" w:author="mintong zhou" w:date="2026-04-20T22:33:00Z" w16du:dateUtc="2026-04-20T14:33:00Z">
        <w:r w:rsidR="00431B00" w:rsidDel="00F22F72">
          <w:rPr>
            <w:rFonts w:hint="eastAsia"/>
            <w:sz w:val="24"/>
          </w:rPr>
          <w:delText>的理论以及</w:delText>
        </w:r>
        <w:r w:rsidDel="00F22F72">
          <w:rPr>
            <w:rFonts w:hint="eastAsia"/>
            <w:sz w:val="24"/>
          </w:rPr>
          <w:delText>嵌入式实时处理、声音采集链路、和串口状态控制等</w:delText>
        </w:r>
        <w:r w:rsidR="00431B00" w:rsidDel="00F22F72">
          <w:rPr>
            <w:rFonts w:hint="eastAsia"/>
            <w:sz w:val="24"/>
          </w:rPr>
          <w:delText>技术这两</w:delText>
        </w:r>
        <w:r w:rsidDel="00F22F72">
          <w:rPr>
            <w:rFonts w:hint="eastAsia"/>
            <w:sz w:val="24"/>
          </w:rPr>
          <w:delText>方面</w:delText>
        </w:r>
      </w:del>
      <w:r w:rsidR="00431B00">
        <w:rPr>
          <w:rFonts w:hint="eastAsia"/>
          <w:sz w:val="24"/>
        </w:rPr>
        <w:t>来</w:t>
      </w:r>
      <w:r>
        <w:rPr>
          <w:rFonts w:hint="eastAsia"/>
          <w:sz w:val="24"/>
        </w:rPr>
        <w:t>介绍</w:t>
      </w:r>
      <w:r w:rsidR="00431B00">
        <w:rPr>
          <w:rFonts w:hint="eastAsia"/>
          <w:sz w:val="24"/>
        </w:rPr>
        <w:t>。</w:t>
      </w:r>
    </w:p>
    <w:p w14:paraId="0EA9229D" w14:textId="77777777" w:rsidR="007B0BC4" w:rsidRDefault="007B0BC4">
      <w:pPr>
        <w:spacing w:line="360" w:lineRule="auto"/>
        <w:rPr>
          <w:sz w:val="24"/>
        </w:rPr>
      </w:pPr>
    </w:p>
    <w:p w14:paraId="0305AEC0" w14:textId="77777777" w:rsidR="00431B00" w:rsidRDefault="00000000" w:rsidP="00431B00">
      <w:pPr>
        <w:spacing w:line="360" w:lineRule="auto"/>
        <w:ind w:firstLineChars="100" w:firstLine="301"/>
        <w:jc w:val="left"/>
        <w:rPr>
          <w:rFonts w:asciiTheme="majorEastAsia" w:eastAsiaTheme="majorEastAsia" w:hAnsiTheme="majorEastAsia" w:cs="黑体" w:hint="eastAsia"/>
          <w:b/>
          <w:bCs/>
          <w:sz w:val="30"/>
          <w:szCs w:val="30"/>
        </w:rPr>
      </w:pPr>
      <w:bookmarkStart w:id="26" w:name="_Toc3456"/>
      <w:commentRangeStart w:id="27"/>
      <w:r>
        <w:rPr>
          <w:rFonts w:asciiTheme="majorEastAsia" w:eastAsiaTheme="majorEastAsia" w:hAnsiTheme="majorEastAsia" w:cs="黑体"/>
          <w:b/>
          <w:bCs/>
          <w:sz w:val="30"/>
          <w:szCs w:val="30"/>
        </w:rPr>
        <w:t>第2.1节</w:t>
      </w:r>
      <w:r>
        <w:rPr>
          <w:rFonts w:asciiTheme="majorEastAsia" w:eastAsiaTheme="majorEastAsia" w:hAnsiTheme="majorEastAsia" w:cs="黑体" w:hint="eastAsia"/>
          <w:b/>
          <w:bCs/>
          <w:sz w:val="30"/>
          <w:szCs w:val="30"/>
        </w:rPr>
        <w:t xml:space="preserve"> </w:t>
      </w:r>
      <w:bookmarkEnd w:id="26"/>
      <w:r w:rsidR="00431B00">
        <w:rPr>
          <w:rFonts w:asciiTheme="majorEastAsia" w:eastAsiaTheme="majorEastAsia" w:hAnsiTheme="majorEastAsia" w:cs="黑体"/>
          <w:b/>
          <w:bCs/>
          <w:sz w:val="30"/>
          <w:szCs w:val="30"/>
        </w:rPr>
        <w:t>声学信号采样与数字化基础</w:t>
      </w:r>
      <w:commentRangeEnd w:id="27"/>
      <w:r w:rsidR="00F22F72">
        <w:rPr>
          <w:rStyle w:val="a9"/>
          <w:rFonts w:asciiTheme="majorEastAsia" w:eastAsiaTheme="majorEastAsia" w:hAnsiTheme="majorEastAsia" w:cs="黑体" w:hint="eastAsia"/>
          <w:b/>
          <w:bCs/>
          <w:sz w:val="30"/>
          <w:szCs w:val="30"/>
        </w:rPr>
        <w:commentReference w:id="27"/>
      </w:r>
    </w:p>
    <w:p w14:paraId="56618A59" w14:textId="77777777" w:rsidR="00431B00" w:rsidRDefault="00431B00">
      <w:pPr>
        <w:spacing w:line="360" w:lineRule="auto"/>
        <w:ind w:firstLineChars="200" w:firstLine="480"/>
        <w:rPr>
          <w:sz w:val="24"/>
        </w:rPr>
      </w:pPr>
    </w:p>
    <w:p w14:paraId="75F51ACD" w14:textId="27788A62" w:rsidR="007B0BC4" w:rsidRDefault="00000000">
      <w:pPr>
        <w:spacing w:line="360" w:lineRule="auto"/>
        <w:ind w:firstLineChars="200" w:firstLine="480"/>
        <w:rPr>
          <w:rFonts w:asciiTheme="majorEastAsia" w:eastAsiaTheme="majorEastAsia" w:hAnsiTheme="majorEastAsia" w:cs="黑体" w:hint="eastAsia"/>
          <w:b/>
          <w:bCs/>
          <w:sz w:val="30"/>
          <w:szCs w:val="30"/>
        </w:rPr>
      </w:pPr>
      <w:r>
        <w:rPr>
          <w:rFonts w:hint="eastAsia"/>
          <w:sz w:val="24"/>
        </w:rPr>
        <w:t>玻璃杯敲击声属于持续时间较短、能量快速衰减的瞬态声信号。为了在单片机内部对其进行稳定分析，必须先将连续时间的模拟声波转换为离散时间序列。采样过程的核心要求是：一方面要保证目标频段被完整保留，另一方面要让后级处理能够在有限算力下按固定节拍重复执行。对本系统而言，数字化后的敲击声序列既是</w:t>
      </w:r>
      <w:r>
        <w:rPr>
          <w:rFonts w:hint="eastAsia"/>
          <w:sz w:val="24"/>
        </w:rPr>
        <w:t>FFT</w:t>
      </w:r>
      <w:r>
        <w:rPr>
          <w:rFonts w:hint="eastAsia"/>
          <w:sz w:val="24"/>
        </w:rPr>
        <w:t>运算的直接输入，也是模板学习与后续类别判定的基础。</w:t>
      </w:r>
    </w:p>
    <w:p w14:paraId="435F17F9" w14:textId="629ECD52" w:rsidR="00431B00" w:rsidRDefault="00000000">
      <w:pPr>
        <w:spacing w:line="360" w:lineRule="auto"/>
        <w:ind w:firstLineChars="200" w:firstLine="480"/>
        <w:rPr>
          <w:sz w:val="24"/>
        </w:rPr>
      </w:pPr>
      <w:r>
        <w:rPr>
          <w:rFonts w:hint="eastAsia"/>
          <w:sz w:val="24"/>
        </w:rPr>
        <w:t>按照采样定理，当采样频率足够高时，连续信号在满足带限条件下</w:t>
      </w:r>
      <w:r w:rsidR="00431B00">
        <w:rPr>
          <w:rFonts w:hint="eastAsia"/>
          <w:sz w:val="24"/>
        </w:rPr>
        <w:t>可以通过离散样本近似恢复</w:t>
      </w:r>
      <w:r w:rsidR="00431B00">
        <w:rPr>
          <w:rFonts w:hint="eastAsia"/>
          <w:sz w:val="24"/>
        </w:rPr>
        <w:t>，即</w:t>
      </w:r>
    </w:p>
    <w:p w14:paraId="4AFC762A" w14:textId="77777777" w:rsidR="00431B00" w:rsidRDefault="00431B00" w:rsidP="00431B00">
      <w:pPr>
        <w:spacing w:line="360" w:lineRule="auto"/>
        <w:ind w:firstLineChars="200" w:firstLine="480"/>
        <w:jc w:val="center"/>
        <w:rPr>
          <w:sz w:val="24"/>
        </w:rPr>
      </w:pPr>
      <w:r>
        <w:rPr>
          <w:rFonts w:hint="eastAsia"/>
          <w:position w:val="-12"/>
          <w:sz w:val="24"/>
        </w:rPr>
        <w:object w:dxaOrig="1020" w:dyaOrig="360" w14:anchorId="2A063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1pt;height:18pt" o:ole="">
            <v:imagedata r:id="rId14" o:title=""/>
          </v:shape>
          <o:OLEObject Type="Embed" ProgID="Equation.KSEE3" ShapeID="_x0000_i1029" DrawAspect="Content" ObjectID="_1838231828" r:id="rId15"/>
        </w:object>
      </w:r>
    </w:p>
    <w:p w14:paraId="313FE5A3" w14:textId="00743F52" w:rsidR="00431B00" w:rsidRDefault="00431B00" w:rsidP="00431B00">
      <w:pPr>
        <w:spacing w:line="360" w:lineRule="auto"/>
        <w:rPr>
          <w:rFonts w:hint="eastAsia"/>
          <w:sz w:val="24"/>
        </w:rPr>
      </w:pPr>
      <w:r>
        <w:rPr>
          <w:rFonts w:hint="eastAsia"/>
          <w:sz w:val="24"/>
        </w:rPr>
        <w:t>式中，</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oMath>
      <w:r>
        <w:rPr>
          <w:rFonts w:hint="eastAsia"/>
          <w:sz w:val="24"/>
        </w:rPr>
        <w:t xml:space="preserve"> </w:t>
      </w:r>
      <w:r>
        <w:rPr>
          <w:rFonts w:hint="eastAsia"/>
          <w:sz w:val="24"/>
        </w:rPr>
        <w:t>为系统采样频率，</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oMath>
      <w:r>
        <w:rPr>
          <w:rFonts w:hint="eastAsia"/>
          <w:sz w:val="24"/>
        </w:rPr>
        <w:t xml:space="preserve"> </w:t>
      </w:r>
      <w:r>
        <w:rPr>
          <w:rFonts w:hint="eastAsia"/>
          <w:sz w:val="24"/>
        </w:rPr>
        <w:t>为待分析信号中的最高有效频率。若采样频率不足，频谱会出现混叠，导致后续主峰位置失真；若采样频率过高，则会无谓增加缓存与计算压力。</w:t>
      </w:r>
    </w:p>
    <w:p w14:paraId="5712346B" w14:textId="517E8039" w:rsidR="007B0BC4" w:rsidRDefault="00000000">
      <w:pPr>
        <w:spacing w:line="360" w:lineRule="auto"/>
        <w:ind w:firstLineChars="200" w:firstLine="480"/>
        <w:rPr>
          <w:sz w:val="24"/>
        </w:rPr>
      </w:pPr>
      <w:r>
        <w:rPr>
          <w:rFonts w:hint="eastAsia"/>
          <w:sz w:val="24"/>
        </w:rPr>
        <w:t>因此，系统设置采样频率时并不是简单追求“越高越好”，而是要综合考虑杯体主频范围、缓存长度、</w:t>
      </w:r>
      <w:r>
        <w:rPr>
          <w:rFonts w:hint="eastAsia"/>
          <w:sz w:val="24"/>
        </w:rPr>
        <w:t>DMA</w:t>
      </w:r>
      <w:r>
        <w:rPr>
          <w:rFonts w:hint="eastAsia"/>
          <w:sz w:val="24"/>
        </w:rPr>
        <w:t>搬运效率以及后续实时运算负担，在分辨率和实时性之间取得平衡</w:t>
      </w:r>
      <w:r>
        <w:rPr>
          <w:rFonts w:hint="eastAsia"/>
          <w:sz w:val="24"/>
          <w:vertAlign w:val="superscript"/>
        </w:rPr>
        <w:fldChar w:fldCharType="begin"/>
      </w:r>
      <w:r>
        <w:instrText xml:space="preserve"> REF _Ref24185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sidR="00431B00">
        <w:rPr>
          <w:rFonts w:hint="eastAsia"/>
          <w:sz w:val="24"/>
        </w:rPr>
        <w:t>。</w:t>
      </w:r>
    </w:p>
    <w:p w14:paraId="6EA7EFEB" w14:textId="77777777" w:rsidR="007B0BC4" w:rsidRDefault="007B0BC4">
      <w:pPr>
        <w:spacing w:line="360" w:lineRule="auto"/>
        <w:ind w:firstLineChars="200" w:firstLine="480"/>
        <w:rPr>
          <w:sz w:val="24"/>
        </w:rPr>
      </w:pPr>
    </w:p>
    <w:p w14:paraId="3BAC0CE6" w14:textId="43D2E16C" w:rsidR="007B0BC4" w:rsidRDefault="00BF4392" w:rsidP="00BF4392">
      <w:pPr>
        <w:spacing w:line="360" w:lineRule="auto"/>
        <w:ind w:firstLineChars="100" w:firstLine="301"/>
        <w:jc w:val="left"/>
        <w:rPr>
          <w:rFonts w:asciiTheme="majorEastAsia" w:eastAsiaTheme="majorEastAsia" w:hAnsiTheme="majorEastAsia" w:cs="黑体" w:hint="eastAsia"/>
          <w:b/>
          <w:bCs/>
          <w:sz w:val="30"/>
          <w:szCs w:val="30"/>
        </w:rPr>
      </w:pPr>
      <w:commentRangeStart w:id="28"/>
      <w:r>
        <w:rPr>
          <w:rFonts w:asciiTheme="majorEastAsia" w:eastAsiaTheme="majorEastAsia" w:hAnsiTheme="majorEastAsia" w:cs="黑体"/>
          <w:b/>
          <w:bCs/>
          <w:sz w:val="30"/>
          <w:szCs w:val="30"/>
        </w:rPr>
        <w:t>第2.</w:t>
      </w:r>
      <w:r>
        <w:rPr>
          <w:rFonts w:asciiTheme="majorEastAsia" w:eastAsiaTheme="majorEastAsia" w:hAnsiTheme="majorEastAsia" w:cs="黑体" w:hint="eastAsia"/>
          <w:b/>
          <w:bCs/>
          <w:sz w:val="30"/>
          <w:szCs w:val="30"/>
        </w:rPr>
        <w:t>2</w:t>
      </w:r>
      <w:r>
        <w:rPr>
          <w:rFonts w:asciiTheme="majorEastAsia" w:eastAsiaTheme="majorEastAsia" w:hAnsiTheme="majorEastAsia" w:cs="黑体"/>
          <w:b/>
          <w:bCs/>
          <w:sz w:val="30"/>
          <w:szCs w:val="30"/>
        </w:rPr>
        <w:t>节</w:t>
      </w:r>
      <w:r w:rsidR="00000000">
        <w:rPr>
          <w:rFonts w:asciiTheme="majorEastAsia" w:eastAsiaTheme="majorEastAsia" w:hAnsiTheme="majorEastAsia" w:cs="黑体"/>
          <w:b/>
          <w:bCs/>
          <w:sz w:val="30"/>
          <w:szCs w:val="30"/>
        </w:rPr>
        <w:t xml:space="preserve"> 频域分析与FFT基础</w:t>
      </w:r>
      <w:commentRangeEnd w:id="28"/>
      <w:r w:rsidR="00F22F72">
        <w:rPr>
          <w:rStyle w:val="a9"/>
          <w:rFonts w:asciiTheme="majorEastAsia" w:eastAsiaTheme="majorEastAsia" w:hAnsiTheme="majorEastAsia" w:cs="黑体" w:hint="eastAsia"/>
          <w:b/>
          <w:bCs/>
          <w:sz w:val="30"/>
          <w:szCs w:val="30"/>
        </w:rPr>
        <w:commentReference w:id="28"/>
      </w:r>
    </w:p>
    <w:p w14:paraId="52779737"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50F0F3A5" w14:textId="77777777" w:rsidR="007B0BC4" w:rsidRDefault="00000000">
      <w:pPr>
        <w:spacing w:line="360" w:lineRule="auto"/>
        <w:ind w:firstLineChars="200" w:firstLine="480"/>
        <w:rPr>
          <w:sz w:val="24"/>
        </w:rPr>
      </w:pPr>
      <w:r>
        <w:rPr>
          <w:rFonts w:hint="eastAsia"/>
          <w:sz w:val="24"/>
        </w:rPr>
        <w:t>玻璃杯受敲击后会表现出与结构尺寸、液位状态和材料特性相关的振动模态。对于这类信号，时域波形虽然直观，但极易受敲击位置和力度变化影响；相比之下，频域主峰更能反映杯体固有振动特征。因此，本系统采用离散傅里叶变换将采样序列映射到频域，再通过快速傅里叶变换在嵌入式平台上完成高效实现</w:t>
      </w:r>
      <w:r>
        <w:rPr>
          <w:rFonts w:hint="eastAsia"/>
          <w:sz w:val="24"/>
          <w:vertAlign w:val="superscript"/>
        </w:rPr>
        <w:fldChar w:fldCharType="begin"/>
      </w:r>
      <w:r>
        <w:instrText xml:space="preserve"> REF _Ref24257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。设采样序列为</w:t>
      </w:r>
      <w:r>
        <w:rPr>
          <w:rFonts w:hint="eastAsia"/>
          <w:sz w:val="24"/>
        </w:rPr>
        <w:t>x[n]</w:t>
      </w:r>
      <w:r>
        <w:rPr>
          <w:rFonts w:hint="eastAsia"/>
          <w:sz w:val="24"/>
        </w:rPr>
        <w:t>、长度为</w:t>
      </w:r>
      <w:r>
        <w:rPr>
          <w:rFonts w:hint="eastAsia"/>
          <w:sz w:val="24"/>
        </w:rPr>
        <w:t>N</w:t>
      </w:r>
      <w:r>
        <w:rPr>
          <w:rFonts w:hint="eastAsia"/>
          <w:sz w:val="24"/>
        </w:rPr>
        <w:t>，则</w:t>
      </w:r>
      <w:r>
        <w:rPr>
          <w:rFonts w:hint="eastAsia"/>
          <w:sz w:val="24"/>
        </w:rPr>
        <w:t>DFT</w:t>
      </w:r>
      <w:r>
        <w:rPr>
          <w:rFonts w:hint="eastAsia"/>
          <w:sz w:val="24"/>
        </w:rPr>
        <w:t>定义为：</w:t>
      </w:r>
    </w:p>
    <w:p w14:paraId="46BFD28A" w14:textId="77777777" w:rsidR="007B0BC4" w:rsidRDefault="00000000">
      <w:pPr>
        <w:spacing w:line="360" w:lineRule="auto"/>
        <w:ind w:firstLineChars="200" w:firstLine="480"/>
        <w:jc w:val="center"/>
        <w:rPr>
          <w:sz w:val="24"/>
        </w:rPr>
      </w:pPr>
      <w:r>
        <w:rPr>
          <w:rFonts w:hint="eastAsia"/>
          <w:position w:val="-28"/>
          <w:sz w:val="24"/>
        </w:rPr>
        <w:object w:dxaOrig="3720" w:dyaOrig="680" w14:anchorId="22BDCCAA">
          <v:shape id="_x0000_i1026" type="#_x0000_t75" style="width:186pt;height:34pt" o:ole="">
            <v:imagedata r:id="rId16" o:title=""/>
          </v:shape>
          <o:OLEObject Type="Embed" ProgID="Equation.KSEE3" ShapeID="_x0000_i1026" DrawAspect="Content" ObjectID="_1838231829" r:id="rId17"/>
        </w:object>
      </w:r>
    </w:p>
    <w:p w14:paraId="47FCCA8E" w14:textId="77777777" w:rsidR="007B0BC4" w:rsidRDefault="00000000">
      <w:pPr>
        <w:spacing w:line="360" w:lineRule="auto"/>
        <w:ind w:firstLineChars="200" w:firstLine="480"/>
        <w:rPr>
          <w:sz w:val="24"/>
        </w:rPr>
      </w:pPr>
      <w:r>
        <w:rPr>
          <w:rFonts w:hint="eastAsia"/>
          <w:sz w:val="24"/>
        </w:rPr>
        <w:t>由上式可知，</w:t>
      </w:r>
      <w:r>
        <w:rPr>
          <w:rFonts w:hint="eastAsia"/>
          <w:sz w:val="24"/>
        </w:rPr>
        <w:t>FFT</w:t>
      </w:r>
      <w:r>
        <w:rPr>
          <w:rFonts w:hint="eastAsia"/>
          <w:sz w:val="24"/>
        </w:rPr>
        <w:t>本质上是在有限长度采样窗口内统计不同频率分量的响应强度。系统进一步通过幅值谱寻找主峰索引，并依据采样频率与窗口长度将其换算为物理频率。对于固定长度</w:t>
      </w:r>
      <w:r>
        <w:rPr>
          <w:rFonts w:hint="eastAsia"/>
          <w:sz w:val="24"/>
        </w:rPr>
        <w:t xml:space="preserve"> N </w:t>
      </w:r>
      <w:r>
        <w:rPr>
          <w:rFonts w:hint="eastAsia"/>
          <w:sz w:val="24"/>
        </w:rPr>
        <w:t>的分析窗口，其频率分辨率可表示为：</w:t>
      </w:r>
    </w:p>
    <w:p w14:paraId="47F37BEF" w14:textId="77777777" w:rsidR="007B0BC4" w:rsidRDefault="00000000">
      <w:pPr>
        <w:spacing w:line="360" w:lineRule="auto"/>
        <w:ind w:firstLineChars="200" w:firstLine="480"/>
        <w:rPr>
          <w:sz w:val="24"/>
        </w:rPr>
      </w:pPr>
      <m:oMathPara>
        <m:oMath>
          <m:r>
            <w:rPr>
              <w:rFonts w:ascii="Cambria Math" w:hAnsi="Cambria Math"/>
              <w:sz w:val="24"/>
            </w:rPr>
            <m:t>Δf=</m:t>
          </m:r>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r>
            <w:rPr>
              <w:rFonts w:ascii="Cambria Math" w:hAnsi="Cambria Math"/>
              <w:sz w:val="24"/>
            </w:rPr>
            <m:t>/N</m:t>
          </m:r>
        </m:oMath>
      </m:oMathPara>
    </w:p>
    <w:p w14:paraId="62E64B33" w14:textId="77777777" w:rsidR="007B0BC4" w:rsidRDefault="00000000">
      <w:pPr>
        <w:spacing w:line="360" w:lineRule="auto"/>
        <w:ind w:firstLineChars="200" w:firstLine="480"/>
        <w:rPr>
          <w:sz w:val="24"/>
        </w:rPr>
      </w:pPr>
      <w:r>
        <w:rPr>
          <w:rFonts w:hint="eastAsia"/>
          <w:sz w:val="24"/>
        </w:rPr>
        <w:t>式中，</w:t>
      </w:r>
      <m:oMath>
        <m:r>
          <w:rPr>
            <w:rFonts w:ascii="Cambria Math" w:hAnsi="Cambria Math"/>
            <w:sz w:val="24"/>
          </w:rPr>
          <m:t>Δf</m:t>
        </m:r>
      </m:oMath>
      <w:r>
        <w:rPr>
          <w:rFonts w:hint="eastAsia"/>
          <w:sz w:val="24"/>
        </w:rPr>
        <w:t xml:space="preserve"> </w:t>
      </w:r>
      <w:r>
        <w:rPr>
          <w:rFonts w:hint="eastAsia"/>
          <w:sz w:val="24"/>
        </w:rPr>
        <w:t>为相邻频点之间的频率间隔，</w:t>
      </w:r>
      <m:oMath>
        <m:r>
          <w:rPr>
            <w:rFonts w:ascii="Cambria Math" w:hAnsi="Cambria Math"/>
            <w:sz w:val="24"/>
          </w:rPr>
          <m:t>N</m:t>
        </m:r>
      </m:oMath>
      <w:r>
        <w:rPr>
          <w:rFonts w:hint="eastAsia"/>
          <w:sz w:val="24"/>
        </w:rPr>
        <w:t xml:space="preserve"> </w:t>
      </w:r>
      <w:r>
        <w:rPr>
          <w:rFonts w:hint="eastAsia"/>
          <w:sz w:val="24"/>
        </w:rPr>
        <w:t>为</w:t>
      </w:r>
      <w:r>
        <w:rPr>
          <w:rFonts w:hint="eastAsia"/>
          <w:sz w:val="24"/>
        </w:rPr>
        <w:t>FFT</w:t>
      </w:r>
      <w:r>
        <w:rPr>
          <w:rFonts w:hint="eastAsia"/>
          <w:sz w:val="24"/>
        </w:rPr>
        <w:t>点数。该关系说明：窗口越长，频率分辨率越高，但单次运算等待时间也越长；窗口越短，系统响应更快，但邻近频率之间更难区分。因此，本系统采用固定窗口长度与固定频率换算关系，以保证学习样本与识别样本在同一尺度下可比较</w:t>
      </w:r>
      <w:r>
        <w:rPr>
          <w:rFonts w:hint="eastAsia"/>
          <w:sz w:val="24"/>
          <w:vertAlign w:val="superscript"/>
        </w:rPr>
        <w:fldChar w:fldCharType="begin"/>
      </w:r>
      <w:r>
        <w:instrText xml:space="preserve"> REF _Ref24090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rPr>
        <w:t>。</w:t>
      </w:r>
    </w:p>
    <w:p w14:paraId="37DFD964" w14:textId="77777777" w:rsidR="007B0BC4" w:rsidRDefault="00000000">
      <w:pPr>
        <w:spacing w:line="360" w:lineRule="auto"/>
        <w:ind w:firstLineChars="200" w:firstLine="480"/>
        <w:rPr>
          <w:sz w:val="24"/>
        </w:rPr>
      </w:pPr>
      <w:r>
        <w:rPr>
          <w:rFonts w:hint="eastAsia"/>
          <w:sz w:val="24"/>
        </w:rPr>
        <w:t>对应频谱幅值可表示为：</w:t>
      </w:r>
    </w:p>
    <w:p w14:paraId="21A3A074" w14:textId="77777777" w:rsidR="007B0BC4" w:rsidRDefault="00000000">
      <w:pPr>
        <w:spacing w:line="360" w:lineRule="auto"/>
        <w:ind w:firstLineChars="200" w:firstLine="480"/>
        <w:jc w:val="center"/>
        <w:rPr>
          <w:sz w:val="24"/>
        </w:rPr>
      </w:pPr>
      <w:r>
        <w:rPr>
          <w:rFonts w:hint="eastAsia"/>
          <w:position w:val="-14"/>
          <w:sz w:val="24"/>
        </w:rPr>
        <w:object w:dxaOrig="3200" w:dyaOrig="480" w14:anchorId="66616A80">
          <v:shape id="_x0000_i1027" type="#_x0000_t75" style="width:160pt;height:24pt" o:ole="">
            <v:imagedata r:id="rId18" o:title=""/>
          </v:shape>
          <o:OLEObject Type="Embed" ProgID="Equation.KSEE3" ShapeID="_x0000_i1027" DrawAspect="Content" ObjectID="_1838231830" r:id="rId19"/>
        </w:object>
      </w:r>
    </w:p>
    <w:p w14:paraId="1D4F54CA" w14:textId="77777777" w:rsidR="007B0BC4" w:rsidRDefault="00000000">
      <w:pPr>
        <w:spacing w:line="360" w:lineRule="auto"/>
        <w:ind w:firstLineChars="200" w:firstLine="480"/>
        <w:rPr>
          <w:sz w:val="24"/>
        </w:rPr>
      </w:pPr>
      <w:r>
        <w:rPr>
          <w:rFonts w:hint="eastAsia"/>
          <w:sz w:val="24"/>
        </w:rPr>
        <w:t>直接计算</w:t>
      </w:r>
      <w:r>
        <w:rPr>
          <w:rFonts w:hint="eastAsia"/>
          <w:sz w:val="24"/>
        </w:rPr>
        <w:t>DFT</w:t>
      </w:r>
      <w:r>
        <w:rPr>
          <w:rFonts w:hint="eastAsia"/>
          <w:sz w:val="24"/>
        </w:rPr>
        <w:t>的复杂度较高，而</w:t>
      </w:r>
      <w:r>
        <w:rPr>
          <w:rFonts w:hint="eastAsia"/>
          <w:sz w:val="24"/>
        </w:rPr>
        <w:t>FFT</w:t>
      </w:r>
      <w:r>
        <w:rPr>
          <w:rFonts w:hint="eastAsia"/>
          <w:sz w:val="24"/>
        </w:rPr>
        <w:t>能够将运算量由平方级降低到近似</w:t>
      </w:r>
      <w:commentRangeStart w:id="29"/>
      <m:oMath>
        <m:r>
          <w:rPr>
            <w:rFonts w:ascii="Cambria Math" w:hAnsi="Cambria Math"/>
            <w:sz w:val="24"/>
          </w:rPr>
          <m:t>Nlog2N</m:t>
        </m:r>
      </m:oMath>
      <w:commentRangeEnd w:id="29"/>
      <w:r w:rsidR="00BF4392">
        <w:rPr>
          <w:rStyle w:val="a9"/>
          <w:rFonts w:hint="eastAsia"/>
          <w:sz w:val="24"/>
          <w:szCs w:val="24"/>
        </w:rPr>
        <w:commentReference w:id="29"/>
      </w:r>
      <w:r>
        <w:rPr>
          <w:rFonts w:hint="eastAsia"/>
          <w:sz w:val="24"/>
        </w:rPr>
        <w:t>量级，因此更适合在单片机平台上进行实时实现。在工程应用中，除</w:t>
      </w:r>
      <w:r>
        <w:rPr>
          <w:rFonts w:hint="eastAsia"/>
          <w:sz w:val="24"/>
        </w:rPr>
        <w:t>FFT</w:t>
      </w:r>
      <w:r>
        <w:rPr>
          <w:rFonts w:hint="eastAsia"/>
          <w:sz w:val="24"/>
        </w:rPr>
        <w:t>本身外，还需结合有效频带限制、幅值门限和峰值筛选规则，以降低环境噪声与谐波成分对主峰定位的影响</w:t>
      </w:r>
      <w:r>
        <w:rPr>
          <w:rFonts w:hint="eastAsia"/>
          <w:sz w:val="24"/>
          <w:vertAlign w:val="superscript"/>
        </w:rPr>
        <w:fldChar w:fldCharType="begin"/>
      </w:r>
      <w:r>
        <w:instrText xml:space="preserve"> REF _Ref24296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rPr>
        <w:t>。</w:t>
      </w:r>
    </w:p>
    <w:p w14:paraId="07748A46" w14:textId="77777777" w:rsidR="007B0BC4" w:rsidRDefault="007B0BC4">
      <w:pPr>
        <w:spacing w:line="360" w:lineRule="auto"/>
        <w:ind w:firstLineChars="200" w:firstLine="480"/>
        <w:rPr>
          <w:sz w:val="24"/>
        </w:rPr>
      </w:pPr>
    </w:p>
    <w:p w14:paraId="1CE95E72" w14:textId="1E728080" w:rsidR="007B0BC4" w:rsidRDefault="00BF4392">
      <w:pPr>
        <w:tabs>
          <w:tab w:val="left" w:pos="0"/>
        </w:tabs>
        <w:spacing w:line="360" w:lineRule="auto"/>
        <w:rPr>
          <w:rFonts w:asciiTheme="majorEastAsia" w:eastAsiaTheme="majorEastAsia" w:hAnsiTheme="majorEastAsia" w:cs="黑体" w:hint="eastAsia"/>
          <w:b/>
          <w:bCs/>
          <w:sz w:val="30"/>
          <w:szCs w:val="30"/>
        </w:rPr>
      </w:pPr>
      <w:r>
        <w:rPr>
          <w:rFonts w:asciiTheme="majorEastAsia" w:eastAsiaTheme="majorEastAsia" w:hAnsiTheme="majorEastAsia" w:cs="黑体"/>
          <w:b/>
          <w:bCs/>
          <w:sz w:val="30"/>
          <w:szCs w:val="30"/>
        </w:rPr>
        <w:t>第2.</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节</w:t>
      </w:r>
      <w:r w:rsidR="00000000">
        <w:rPr>
          <w:rFonts w:asciiTheme="majorEastAsia" w:eastAsiaTheme="majorEastAsia" w:hAnsiTheme="majorEastAsia" w:cs="黑体"/>
          <w:b/>
          <w:bCs/>
          <w:sz w:val="30"/>
          <w:szCs w:val="30"/>
        </w:rPr>
        <w:t xml:space="preserve"> </w:t>
      </w:r>
      <w:commentRangeStart w:id="30"/>
      <w:r w:rsidR="00000000">
        <w:rPr>
          <w:rFonts w:asciiTheme="majorEastAsia" w:eastAsiaTheme="majorEastAsia" w:hAnsiTheme="majorEastAsia" w:cs="黑体"/>
          <w:b/>
          <w:bCs/>
          <w:sz w:val="30"/>
          <w:szCs w:val="30"/>
        </w:rPr>
        <w:t>主峰特征与模板匹配基础</w:t>
      </w:r>
      <w:commentRangeEnd w:id="30"/>
      <w:r w:rsidR="00F22F72">
        <w:rPr>
          <w:rStyle w:val="a9"/>
          <w:rFonts w:asciiTheme="majorEastAsia" w:eastAsiaTheme="majorEastAsia" w:hAnsiTheme="majorEastAsia" w:cs="黑体" w:hint="eastAsia"/>
          <w:b/>
          <w:bCs/>
          <w:sz w:val="30"/>
          <w:szCs w:val="30"/>
        </w:rPr>
        <w:commentReference w:id="30"/>
      </w:r>
    </w:p>
    <w:p w14:paraId="3FD90C0A"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04AFA032" w14:textId="77777777" w:rsidR="007B0BC4" w:rsidRDefault="00000000">
      <w:pPr>
        <w:spacing w:line="360" w:lineRule="auto"/>
        <w:ind w:firstLineChars="200" w:firstLine="480"/>
        <w:rPr>
          <w:sz w:val="24"/>
        </w:rPr>
      </w:pPr>
      <w:r>
        <w:rPr>
          <w:rFonts w:hint="eastAsia"/>
          <w:sz w:val="24"/>
        </w:rPr>
        <w:t>在频域结果中，真正用于杯号判定的并不是完整谱线，而是主峰频率及其容差范围。这样做的依据在于：当前任务类别数较少、杯体数量有限、各类别之间差异主要体现在主频位置上，因此无需引入维度更高的特征向量也可以完成基本识别。将主峰作为核心特征后，模板学习阶段只需记录每个杯体对应的代表频率，识别阶段再根据偏差大小进行匹配。</w:t>
      </w:r>
    </w:p>
    <w:p w14:paraId="60A1595B" w14:textId="77777777" w:rsidR="007B0BC4" w:rsidRDefault="00000000">
      <w:pPr>
        <w:spacing w:line="360" w:lineRule="auto"/>
        <w:ind w:firstLineChars="200" w:firstLine="480"/>
        <w:rPr>
          <w:sz w:val="24"/>
        </w:rPr>
      </w:pPr>
      <m:oMathPara>
        <m:oMath>
          <m:r>
            <w:rPr>
              <w:rFonts w:ascii="Cambria Math" w:hAnsi="Cambria Math"/>
              <w:sz w:val="24"/>
            </w:rPr>
            <m:t>|f-</m:t>
          </m:r>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|≤ε</m:t>
          </m:r>
        </m:oMath>
      </m:oMathPara>
    </w:p>
    <w:p w14:paraId="28EDE4EE" w14:textId="77777777" w:rsidR="007B0BC4" w:rsidRDefault="00000000">
      <w:pPr>
        <w:spacing w:line="360" w:lineRule="auto"/>
        <w:ind w:firstLineChars="200" w:firstLine="480"/>
        <w:rPr>
          <w:sz w:val="24"/>
        </w:rPr>
      </w:pPr>
      <w:r>
        <w:rPr>
          <w:rFonts w:hint="eastAsia"/>
          <w:sz w:val="24"/>
        </w:rPr>
        <w:t>式中，</w:t>
      </w:r>
      <m:oMath>
        <m:r>
          <w:rPr>
            <w:rFonts w:ascii="Cambria Math" w:hAnsi="Cambria Math"/>
            <w:sz w:val="24"/>
          </w:rPr>
          <m:t>f</m:t>
        </m:r>
      </m:oMath>
      <w:r>
        <w:rPr>
          <w:rFonts w:hint="eastAsia"/>
          <w:sz w:val="24"/>
        </w:rPr>
        <w:t xml:space="preserve"> </w:t>
      </w:r>
      <w:r>
        <w:rPr>
          <w:rFonts w:hint="eastAsia"/>
          <w:sz w:val="24"/>
        </w:rPr>
        <w:t>为当前敲击声主峰频率，</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oMath>
      <w:r>
        <w:rPr>
          <w:rFonts w:hint="eastAsia"/>
          <w:sz w:val="24"/>
        </w:rPr>
        <w:t xml:space="preserve"> </w:t>
      </w:r>
      <w:r>
        <w:rPr>
          <w:rFonts w:hint="eastAsia"/>
          <w:sz w:val="24"/>
        </w:rPr>
        <w:t>为第</w:t>
      </w:r>
      <w:r>
        <w:rPr>
          <w:rFonts w:hint="eastAsia"/>
          <w:sz w:val="24"/>
        </w:rPr>
        <w:t xml:space="preserve"> </w:t>
      </w:r>
      <m:oMath>
        <m:r>
          <w:rPr>
            <w:rFonts w:ascii="Cambria Math" w:hAnsi="Cambria Math"/>
            <w:sz w:val="24"/>
          </w:rPr>
          <m:t>i</m:t>
        </m:r>
      </m:oMath>
      <w:r>
        <w:rPr>
          <w:rFonts w:hint="eastAsia"/>
          <w:sz w:val="24"/>
        </w:rPr>
        <w:t xml:space="preserve"> </w:t>
      </w:r>
      <w:r>
        <w:rPr>
          <w:rFonts w:hint="eastAsia"/>
          <w:sz w:val="24"/>
        </w:rPr>
        <w:t>个已学习模板频率，</w:t>
      </w:r>
      <m:oMath>
        <m:r>
          <w:rPr>
            <w:rFonts w:ascii="Cambria Math" w:hAnsi="Cambria Math"/>
            <w:sz w:val="24"/>
          </w:rPr>
          <m:t>ε</m:t>
        </m:r>
      </m:oMath>
      <w:r>
        <w:rPr>
          <w:rFonts w:hint="eastAsia"/>
          <w:sz w:val="24"/>
        </w:rPr>
        <w:t xml:space="preserve"> </w:t>
      </w:r>
      <w:r>
        <w:rPr>
          <w:rFonts w:hint="eastAsia"/>
          <w:sz w:val="24"/>
        </w:rPr>
        <w:t>为允许的容差阈值。若多个模板同时满足条件，则选择频差最小者作为输出结果；若没有模板满足条件，则判为未识别。该规则虽然简单，但具有可解释、便于在线调</w:t>
      </w:r>
      <w:r>
        <w:rPr>
          <w:rFonts w:hint="eastAsia"/>
          <w:sz w:val="24"/>
        </w:rPr>
        <w:lastRenderedPageBreak/>
        <w:t>参和资源占用低等优点。</w:t>
      </w:r>
    </w:p>
    <w:p w14:paraId="49745561" w14:textId="77777777" w:rsidR="007B0BC4" w:rsidRDefault="007B0BC4">
      <w:pPr>
        <w:spacing w:line="360" w:lineRule="auto"/>
        <w:ind w:firstLineChars="200" w:firstLine="480"/>
        <w:rPr>
          <w:sz w:val="24"/>
        </w:rPr>
      </w:pPr>
    </w:p>
    <w:p w14:paraId="0EFC38B1" w14:textId="612578BA" w:rsidR="007B0BC4" w:rsidRDefault="00BF4392">
      <w:pPr>
        <w:tabs>
          <w:tab w:val="left" w:pos="0"/>
        </w:tabs>
        <w:spacing w:line="360" w:lineRule="auto"/>
        <w:rPr>
          <w:rFonts w:asciiTheme="majorEastAsia" w:eastAsiaTheme="majorEastAsia" w:hAnsiTheme="majorEastAsia" w:cs="黑体" w:hint="eastAsia"/>
          <w:b/>
          <w:bCs/>
          <w:sz w:val="30"/>
          <w:szCs w:val="30"/>
        </w:rPr>
      </w:pPr>
      <w:commentRangeStart w:id="31"/>
      <w:r>
        <w:rPr>
          <w:rFonts w:asciiTheme="majorEastAsia" w:eastAsiaTheme="majorEastAsia" w:hAnsiTheme="majorEastAsia" w:cs="黑体"/>
          <w:b/>
          <w:bCs/>
          <w:sz w:val="30"/>
          <w:szCs w:val="30"/>
        </w:rPr>
        <w:t>第2.</w:t>
      </w:r>
      <w:r>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节</w:t>
      </w:r>
      <w:r w:rsidR="00000000">
        <w:rPr>
          <w:rFonts w:asciiTheme="majorEastAsia" w:eastAsiaTheme="majorEastAsia" w:hAnsiTheme="majorEastAsia" w:cs="黑体"/>
          <w:b/>
          <w:bCs/>
          <w:sz w:val="30"/>
          <w:szCs w:val="30"/>
        </w:rPr>
        <w:t xml:space="preserve"> 状态机控制基础</w:t>
      </w:r>
    </w:p>
    <w:p w14:paraId="7D179897"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0D45E533" w14:textId="77777777" w:rsidR="007B0BC4" w:rsidRDefault="00000000">
      <w:pPr>
        <w:spacing w:line="360" w:lineRule="auto"/>
        <w:ind w:firstLineChars="200" w:firstLine="480"/>
        <w:rPr>
          <w:sz w:val="24"/>
        </w:rPr>
      </w:pPr>
      <w:r>
        <w:rPr>
          <w:rFonts w:hint="eastAsia"/>
          <w:sz w:val="24"/>
        </w:rPr>
        <w:t>除了信号处理本身，系统还需要在学习、识别、伴音反馈和自动演奏等不同任务之间进行切换。因此，软件结构不能仅依赖顺序执行，而应采用可枚举、可回退、可约束的状态机逻辑。状态机理论强调“状态决定行为，事件触发迁移”，这使得系统能够把采样、计算、显示和发声纳入统一的任务流中管理。</w:t>
      </w:r>
    </w:p>
    <w:p w14:paraId="4D76913F" w14:textId="77777777" w:rsidR="007B0BC4" w:rsidRDefault="00000000">
      <w:pPr>
        <w:spacing w:line="360" w:lineRule="auto"/>
        <w:ind w:firstLineChars="200" w:firstLine="480"/>
        <w:rPr>
          <w:sz w:val="24"/>
        </w:rPr>
      </w:pPr>
      <w:r>
        <w:rPr>
          <w:rFonts w:hint="eastAsia"/>
          <w:sz w:val="24"/>
        </w:rPr>
        <w:t>在本系统中，状态机不仅承担模式切换功能，还承担异常恢复与重复触发抑制功能。例如，当串口报文异常、敲击事件持续时间过短或识别窗口尚未准备完成时，程序可回退至安全状态重新等待输入。由此可见，状态机是将算法结果转化为稳定业务流程的重要理论支撑。</w:t>
      </w:r>
      <w:commentRangeEnd w:id="31"/>
      <w:r w:rsidR="00BF4392">
        <w:rPr>
          <w:rStyle w:val="a9"/>
          <w:sz w:val="24"/>
          <w:szCs w:val="24"/>
        </w:rPr>
        <w:commentReference w:id="31"/>
      </w:r>
    </w:p>
    <w:p w14:paraId="58AEEECF" w14:textId="77777777" w:rsidR="007B0BC4" w:rsidRDefault="007B0BC4">
      <w:pPr>
        <w:spacing w:line="360" w:lineRule="auto"/>
        <w:ind w:firstLineChars="200" w:firstLine="480"/>
        <w:rPr>
          <w:sz w:val="24"/>
        </w:rPr>
      </w:pPr>
    </w:p>
    <w:p w14:paraId="4A0C5BA2" w14:textId="60E8F921" w:rsidR="007B0BC4" w:rsidRDefault="00000000">
      <w:pPr>
        <w:tabs>
          <w:tab w:val="left" w:pos="0"/>
        </w:tabs>
        <w:spacing w:line="360" w:lineRule="auto"/>
        <w:outlineLvl w:val="1"/>
        <w:rPr>
          <w:rFonts w:asciiTheme="majorEastAsia" w:eastAsiaTheme="majorEastAsia" w:hAnsiTheme="majorEastAsia" w:cs="黑体" w:hint="eastAsia"/>
          <w:b/>
          <w:bCs/>
          <w:sz w:val="30"/>
          <w:szCs w:val="30"/>
        </w:rPr>
      </w:pPr>
      <w:bookmarkStart w:id="32" w:name="_Toc9175"/>
      <w:r>
        <w:rPr>
          <w:rFonts w:asciiTheme="majorEastAsia" w:eastAsiaTheme="majorEastAsia" w:hAnsiTheme="majorEastAsia" w:cs="黑体"/>
          <w:b/>
          <w:bCs/>
          <w:sz w:val="30"/>
          <w:szCs w:val="30"/>
        </w:rPr>
        <w:t>第2.</w:t>
      </w:r>
      <w:r w:rsidR="00BF4392">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节 系统实现相关技术</w:t>
      </w:r>
      <w:bookmarkEnd w:id="32"/>
    </w:p>
    <w:p w14:paraId="572426EC" w14:textId="730ED8CC" w:rsidR="007B0BC4" w:rsidRDefault="00000000">
      <w:pPr>
        <w:spacing w:line="360" w:lineRule="auto"/>
        <w:ind w:firstLineChars="200" w:firstLine="480"/>
        <w:rPr>
          <w:sz w:val="24"/>
        </w:rPr>
      </w:pPr>
      <w:r>
        <w:rPr>
          <w:rFonts w:hint="eastAsia"/>
          <w:sz w:val="24"/>
        </w:rPr>
        <w:t>本节从主控平台、模拟前端、</w:t>
      </w:r>
      <w:ins w:id="33" w:author="mintong zhou" w:date="2026-04-20T21:16:00Z" w16du:dateUtc="2026-04-20T13:16:00Z">
        <w:r w:rsidR="00BF4392">
          <w:rPr>
            <w:rFonts w:hint="eastAsia"/>
            <w:sz w:val="24"/>
          </w:rPr>
          <w:t>音频输出</w:t>
        </w:r>
      </w:ins>
      <w:del w:id="34" w:author="mintong zhou" w:date="2026-04-20T21:16:00Z" w16du:dateUtc="2026-04-20T13:16:00Z">
        <w:r w:rsidDel="00BF4392">
          <w:rPr>
            <w:rFonts w:hint="eastAsia"/>
            <w:sz w:val="24"/>
          </w:rPr>
          <w:delText>串口交互</w:delText>
        </w:r>
      </w:del>
      <w:r>
        <w:rPr>
          <w:rFonts w:hint="eastAsia"/>
          <w:sz w:val="24"/>
        </w:rPr>
        <w:t>和</w:t>
      </w:r>
      <w:ins w:id="35" w:author="mintong zhou" w:date="2026-04-20T21:16:00Z" w16du:dateUtc="2026-04-20T13:16:00Z">
        <w:r w:rsidR="00BF4392">
          <w:rPr>
            <w:rFonts w:hint="eastAsia"/>
            <w:sz w:val="24"/>
          </w:rPr>
          <w:t>串口交互</w:t>
        </w:r>
      </w:ins>
      <w:del w:id="36" w:author="mintong zhou" w:date="2026-04-20T21:16:00Z" w16du:dateUtc="2026-04-20T13:16:00Z">
        <w:r w:rsidDel="00BF4392">
          <w:rPr>
            <w:rFonts w:hint="eastAsia"/>
            <w:sz w:val="24"/>
          </w:rPr>
          <w:delText>音频输出</w:delText>
        </w:r>
      </w:del>
      <w:r>
        <w:rPr>
          <w:rFonts w:hint="eastAsia"/>
          <w:sz w:val="24"/>
        </w:rPr>
        <w:t>四个方面说明本设计采用的关键实现技术，并解释这些技术与前述理论之间的对应关系。</w:t>
      </w:r>
    </w:p>
    <w:p w14:paraId="20F61A1B" w14:textId="77777777" w:rsidR="007B0BC4" w:rsidRDefault="00000000">
      <w:pPr>
        <w:tabs>
          <w:tab w:val="left" w:pos="0"/>
        </w:tabs>
        <w:spacing w:line="360" w:lineRule="auto"/>
        <w:rPr>
          <w:rFonts w:asciiTheme="majorEastAsia" w:eastAsiaTheme="majorEastAsia" w:hAnsiTheme="majorEastAsia" w:cs="黑体" w:hint="eastAsia"/>
          <w:b/>
          <w:bCs/>
          <w:sz w:val="30"/>
          <w:szCs w:val="30"/>
        </w:rPr>
      </w:pPr>
      <w:r>
        <w:rPr>
          <w:rFonts w:asciiTheme="majorEastAsia" w:eastAsiaTheme="majorEastAsia" w:hAnsiTheme="majorEastAsia" w:cs="黑体" w:hint="eastAsia"/>
          <w:b/>
          <w:bCs/>
          <w:sz w:val="30"/>
          <w:szCs w:val="30"/>
        </w:rPr>
        <w:tab/>
      </w:r>
    </w:p>
    <w:p w14:paraId="1C5446A4" w14:textId="777F3D65" w:rsidR="007B0BC4" w:rsidRDefault="00000000">
      <w:pPr>
        <w:tabs>
          <w:tab w:val="left" w:pos="0"/>
        </w:tabs>
        <w:spacing w:line="360" w:lineRule="auto"/>
        <w:rPr>
          <w:rFonts w:asciiTheme="majorEastAsia" w:eastAsiaTheme="majorEastAsia" w:hAnsiTheme="majorEastAsia" w:cs="黑体" w:hint="eastAsia"/>
          <w:b/>
          <w:bCs/>
          <w:sz w:val="30"/>
          <w:szCs w:val="30"/>
        </w:rPr>
      </w:pPr>
      <w:r>
        <w:rPr>
          <w:rFonts w:asciiTheme="majorEastAsia" w:eastAsiaTheme="majorEastAsia" w:hAnsiTheme="majorEastAsia" w:cs="黑体" w:hint="eastAsia"/>
          <w:b/>
          <w:bCs/>
          <w:sz w:val="30"/>
          <w:szCs w:val="30"/>
        </w:rPr>
        <w:tab/>
      </w:r>
      <w:r>
        <w:rPr>
          <w:rFonts w:asciiTheme="majorEastAsia" w:eastAsiaTheme="majorEastAsia" w:hAnsiTheme="majorEastAsia" w:cs="黑体"/>
          <w:b/>
          <w:bCs/>
          <w:sz w:val="30"/>
          <w:szCs w:val="30"/>
        </w:rPr>
        <w:t>2.</w:t>
      </w:r>
      <w:r w:rsidR="00BF4392">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1</w:t>
      </w:r>
      <w:r>
        <w:rPr>
          <w:rFonts w:asciiTheme="majorEastAsia" w:eastAsiaTheme="majorEastAsia" w:hAnsiTheme="majorEastAsia" w:cs="黑体"/>
          <w:b/>
          <w:bCs/>
          <w:sz w:val="30"/>
          <w:szCs w:val="30"/>
        </w:rPr>
        <w:t xml:space="preserve"> 嵌入式主控与实时处理技术</w:t>
      </w:r>
    </w:p>
    <w:p w14:paraId="6826CA55"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332D0708" w14:textId="47723FB3" w:rsidR="007B0BC4" w:rsidRDefault="00000000">
      <w:pPr>
        <w:spacing w:line="360" w:lineRule="auto"/>
        <w:ind w:firstLineChars="200" w:firstLine="480"/>
        <w:rPr>
          <w:sz w:val="24"/>
        </w:rPr>
      </w:pPr>
      <w:r>
        <w:rPr>
          <w:rFonts w:hint="eastAsia"/>
          <w:sz w:val="24"/>
        </w:rPr>
        <w:t>本系统采用高性能嵌入式微控制平台作为核心控制单元</w:t>
      </w:r>
      <w:del w:id="37" w:author="mintong zhou" w:date="2026-04-20T21:22:00Z" w16du:dateUtc="2026-04-20T13:22:00Z">
        <w:r w:rsidDel="00D375A4">
          <w:rPr>
            <w:rFonts w:hint="eastAsia"/>
            <w:sz w:val="24"/>
          </w:rPr>
          <w:delText>，其任务是协调采样、运算、控制与交互等多个环节</w:delText>
        </w:r>
      </w:del>
      <w:r>
        <w:rPr>
          <w:rFonts w:hint="eastAsia"/>
          <w:sz w:val="24"/>
        </w:rPr>
        <w:t>。对于辨音识键系统而言，核心控制单元不仅要完成基础外设管理，还要承担频谱分析、状态调度和结果反馈等实时任务。因此，在实现层面通常采用“驱动层—算法层—业务层—交互层”的分层结构：驱动层负责采样接口、通信接口和定时资源管理，算法层负责频域分析与特征判定，业务层负责不同工作模式之间的逻辑切换，交互层负责界面显示与指令响应。这样的组织方式能够降低模块耦合度，便于系统联调、功能扩展和故障定位。</w:t>
      </w:r>
    </w:p>
    <w:p w14:paraId="617383D0" w14:textId="60F5168D" w:rsidR="007B0BC4" w:rsidRDefault="00000000">
      <w:pPr>
        <w:spacing w:line="360" w:lineRule="auto"/>
        <w:ind w:firstLineChars="200" w:firstLine="480"/>
        <w:rPr>
          <w:sz w:val="24"/>
        </w:rPr>
      </w:pPr>
      <w:r>
        <w:rPr>
          <w:rFonts w:hint="eastAsia"/>
          <w:sz w:val="24"/>
        </w:rPr>
        <w:t>为了满足声音识别的实时性要求，系统采用连续采样与缓冲区自动搬运相结</w:t>
      </w:r>
      <w:r>
        <w:rPr>
          <w:rFonts w:hint="eastAsia"/>
          <w:sz w:val="24"/>
        </w:rPr>
        <w:lastRenderedPageBreak/>
        <w:t>合的方式，将数据采集过程与数据处理过程有效解耦。处理器无需逐点参与数据转移，而是在一段采样数据准备完成后再执行一次完整分析，从而把更多计算资源留给频域运算、阈值判断和状态控制。</w:t>
      </w:r>
      <w:del w:id="38" w:author="mintong zhou" w:date="2026-04-20T21:20:00Z" w16du:dateUtc="2026-04-20T13:20:00Z">
        <w:r w:rsidDel="00D375A4">
          <w:rPr>
            <w:rFonts w:hint="eastAsia"/>
            <w:sz w:val="24"/>
          </w:rPr>
          <w:delText>这种“采样后台化、计算前台化”的处理思路，是嵌入式平台上实现</w:delText>
        </w:r>
        <w:r w:rsidDel="00D375A4">
          <w:rPr>
            <w:rFonts w:hint="eastAsia"/>
            <w:sz w:val="24"/>
          </w:rPr>
          <w:delText>FFT</w:delText>
        </w:r>
        <w:r w:rsidDel="00D375A4">
          <w:rPr>
            <w:rFonts w:hint="eastAsia"/>
            <w:sz w:val="24"/>
          </w:rPr>
          <w:delText>类算法的常见技术路径</w:delText>
        </w:r>
        <w:r w:rsidDel="00D375A4">
          <w:rPr>
            <w:rFonts w:hint="eastAsia"/>
            <w:sz w:val="24"/>
            <w:vertAlign w:val="superscript"/>
          </w:rPr>
          <w:fldChar w:fldCharType="begin"/>
        </w:r>
        <w:r w:rsidDel="00D375A4">
          <w:delInstrText xml:space="preserve"> REF _Ref24090 \r \h  \* MERGEFORMAT</w:delInstrText>
        </w:r>
        <w:r w:rsidDel="00D375A4">
          <w:rPr>
            <w:rFonts w:hint="eastAsia"/>
            <w:sz w:val="24"/>
            <w:vertAlign w:val="superscript"/>
          </w:rPr>
        </w:r>
        <w:r w:rsidDel="00D375A4">
          <w:rPr>
            <w:rFonts w:hint="eastAsia"/>
            <w:sz w:val="24"/>
            <w:vertAlign w:val="superscript"/>
          </w:rPr>
          <w:fldChar w:fldCharType="separate"/>
        </w:r>
        <w:r w:rsidDel="00D375A4">
          <w:rPr>
            <w:rFonts w:hint="eastAsia"/>
            <w:sz w:val="24"/>
            <w:vertAlign w:val="superscript"/>
          </w:rPr>
          <w:delText>[8]</w:delText>
        </w:r>
        <w:r w:rsidDel="00D375A4">
          <w:rPr>
            <w:rFonts w:hint="eastAsia"/>
            <w:sz w:val="24"/>
            <w:vertAlign w:val="superscript"/>
          </w:rPr>
          <w:fldChar w:fldCharType="end"/>
        </w:r>
        <w:r w:rsidDel="00D375A4">
          <w:rPr>
            <w:rFonts w:hint="eastAsia"/>
            <w:sz w:val="24"/>
          </w:rPr>
          <w:delText>。</w:delText>
        </w:r>
      </w:del>
    </w:p>
    <w:p w14:paraId="2794AE76"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0DF5ADED" w14:textId="63F0E990" w:rsidR="007B0BC4" w:rsidRDefault="00000000">
      <w:pPr>
        <w:tabs>
          <w:tab w:val="left" w:pos="0"/>
        </w:tabs>
        <w:spacing w:line="360" w:lineRule="auto"/>
        <w:rPr>
          <w:rFonts w:asciiTheme="majorEastAsia" w:eastAsiaTheme="majorEastAsia" w:hAnsiTheme="majorEastAsia" w:cs="黑体" w:hint="eastAsia"/>
          <w:b/>
          <w:bCs/>
          <w:sz w:val="30"/>
          <w:szCs w:val="30"/>
        </w:rPr>
      </w:pPr>
      <w:r>
        <w:rPr>
          <w:rFonts w:asciiTheme="majorEastAsia" w:eastAsiaTheme="majorEastAsia" w:hAnsiTheme="majorEastAsia" w:cs="黑体" w:hint="eastAsia"/>
          <w:b/>
          <w:bCs/>
          <w:sz w:val="30"/>
          <w:szCs w:val="30"/>
        </w:rPr>
        <w:tab/>
      </w:r>
      <w:r>
        <w:rPr>
          <w:rFonts w:asciiTheme="majorEastAsia" w:eastAsiaTheme="majorEastAsia" w:hAnsiTheme="majorEastAsia" w:cs="黑体"/>
          <w:b/>
          <w:bCs/>
          <w:sz w:val="30"/>
          <w:szCs w:val="30"/>
        </w:rPr>
        <w:t>2.</w:t>
      </w:r>
      <w:r w:rsidR="00BF4392">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2</w:t>
      </w:r>
      <w:r>
        <w:rPr>
          <w:rFonts w:asciiTheme="majorEastAsia" w:eastAsiaTheme="majorEastAsia" w:hAnsiTheme="majorEastAsia" w:cs="黑体"/>
          <w:b/>
          <w:bCs/>
          <w:sz w:val="30"/>
          <w:szCs w:val="30"/>
        </w:rPr>
        <w:t xml:space="preserve"> 声学采集与模拟前端技术</w:t>
      </w:r>
    </w:p>
    <w:p w14:paraId="251E1466" w14:textId="77777777" w:rsidR="007B0BC4" w:rsidRDefault="007B0BC4">
      <w:pPr>
        <w:spacing w:line="360" w:lineRule="auto"/>
        <w:ind w:firstLineChars="200" w:firstLine="480"/>
        <w:rPr>
          <w:sz w:val="24"/>
        </w:rPr>
      </w:pPr>
    </w:p>
    <w:p w14:paraId="0E01427B" w14:textId="77777777" w:rsidR="007B0BC4" w:rsidRDefault="00000000">
      <w:pPr>
        <w:spacing w:line="360" w:lineRule="auto"/>
        <w:ind w:firstLineChars="200" w:firstLine="480"/>
        <w:rPr>
          <w:sz w:val="24"/>
        </w:rPr>
      </w:pPr>
      <w:r>
        <w:rPr>
          <w:rFonts w:hint="eastAsia"/>
          <w:sz w:val="24"/>
        </w:rPr>
        <w:t>声学采集前端的核心任务是把敲击产生的微弱模拟信号调理为可稳定采样、可重复比较的电信号。从技术路径上看，前端通常包括拾音、预放大、滤波和可调增益等环节，其目标并不是单纯追求更大的放大倍数，而是保证信号既能够被有效提取，又不会因幅值失衡而影响后续频谱分析结果。因此，声学采集与模拟调理技术的关键在于建立合理的动态范围，使不同强度、不同位置和不同容器条件下获得的样本仍具有可比性</w:t>
      </w:r>
      <w:r>
        <w:rPr>
          <w:rFonts w:hint="eastAsia"/>
          <w:sz w:val="24"/>
          <w:vertAlign w:val="superscript"/>
        </w:rPr>
        <w:fldChar w:fldCharType="begin"/>
      </w:r>
      <w:r>
        <w:instrText xml:space="preserve"> REF _Ref11417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rPr>
        <w:t>。</w:t>
      </w:r>
    </w:p>
    <w:p w14:paraId="61602FB7" w14:textId="77777777" w:rsidR="007B0BC4" w:rsidRDefault="00000000">
      <w:pPr>
        <w:spacing w:line="360" w:lineRule="auto"/>
        <w:ind w:firstLineChars="200" w:firstLine="480"/>
        <w:rPr>
          <w:sz w:val="24"/>
        </w:rPr>
      </w:pPr>
      <w:r>
        <w:rPr>
          <w:rFonts w:hint="eastAsia"/>
          <w:sz w:val="24"/>
        </w:rPr>
        <w:t>这一技术路线与主峰判定方法直接相关：如果前端增益不足，敲击信号容易被环境噪声淹没，导致主峰难以越过检测门限；如果前端增益过高，则可能引起波形削顶、谐波增强或基频畸变，进而破坏频谱稳定性。因此，模拟前端的意义不仅在于“放大”，更在于通过增益调节和信号整形实现动态范围匹配，使不同杯体、不同敲击力度下的样本尽量落入可比较区间。</w:t>
      </w:r>
    </w:p>
    <w:p w14:paraId="421360D0"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7C75E386" w14:textId="43A370D3" w:rsidR="007B0BC4" w:rsidRDefault="00000000">
      <w:pPr>
        <w:tabs>
          <w:tab w:val="left" w:pos="0"/>
        </w:tabs>
        <w:spacing w:line="360" w:lineRule="auto"/>
        <w:rPr>
          <w:rFonts w:asciiTheme="majorEastAsia" w:eastAsiaTheme="majorEastAsia" w:hAnsiTheme="majorEastAsia" w:cs="黑体" w:hint="eastAsia"/>
          <w:b/>
          <w:bCs/>
          <w:sz w:val="30"/>
          <w:szCs w:val="30"/>
        </w:rPr>
      </w:pPr>
      <w:r>
        <w:rPr>
          <w:rFonts w:asciiTheme="majorEastAsia" w:eastAsiaTheme="majorEastAsia" w:hAnsiTheme="majorEastAsia" w:cs="黑体" w:hint="eastAsia"/>
          <w:b/>
          <w:bCs/>
          <w:sz w:val="30"/>
          <w:szCs w:val="30"/>
        </w:rPr>
        <w:tab/>
      </w:r>
      <w:r>
        <w:rPr>
          <w:rFonts w:asciiTheme="majorEastAsia" w:eastAsiaTheme="majorEastAsia" w:hAnsiTheme="majorEastAsia" w:cs="黑体"/>
          <w:b/>
          <w:bCs/>
          <w:sz w:val="30"/>
          <w:szCs w:val="30"/>
        </w:rPr>
        <w:t>2.</w:t>
      </w:r>
      <w:r w:rsidR="00BF4392">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 xml:space="preserve"> 串口通信与界面交互技术</w:t>
      </w:r>
    </w:p>
    <w:p w14:paraId="51A69552" w14:textId="77777777" w:rsidR="007B0BC4" w:rsidRDefault="007B0BC4">
      <w:pPr>
        <w:spacing w:line="360" w:lineRule="auto"/>
        <w:rPr>
          <w:sz w:val="24"/>
        </w:rPr>
      </w:pPr>
    </w:p>
    <w:p w14:paraId="7EBB5E8D" w14:textId="77777777" w:rsidR="007B0BC4" w:rsidRDefault="00000000">
      <w:pPr>
        <w:spacing w:line="360" w:lineRule="auto"/>
        <w:ind w:firstLineChars="200" w:firstLine="480"/>
        <w:rPr>
          <w:sz w:val="24"/>
        </w:rPr>
      </w:pPr>
      <w:commentRangeStart w:id="39"/>
      <w:r>
        <w:rPr>
          <w:rFonts w:hint="eastAsia"/>
          <w:sz w:val="24"/>
        </w:rPr>
        <w:t>系统的人机交互通过串行通信链路与显示控制界面协同完成。核心控制单元负责发送状态信息和接收控制指令，界面端负责模式选择、文本提示与交互触发。与普通的调试串口输出不同，本设计中的串行通信必须直接服务于业务控制，因此通信协议设计强调帧结构清晰、字段含义明确以及异常情况下可恢复。</w:t>
      </w:r>
      <w:commentRangeEnd w:id="39"/>
      <w:r w:rsidR="00F80A30">
        <w:rPr>
          <w:rStyle w:val="a9"/>
          <w:sz w:val="24"/>
          <w:szCs w:val="24"/>
        </w:rPr>
        <w:commentReference w:id="39"/>
      </w:r>
    </w:p>
    <w:p w14:paraId="75273969" w14:textId="77777777" w:rsidR="007B0BC4" w:rsidRDefault="00000000">
      <w:pPr>
        <w:spacing w:line="360" w:lineRule="auto"/>
        <w:ind w:firstLineChars="200" w:firstLine="480"/>
        <w:rPr>
          <w:sz w:val="24"/>
        </w:rPr>
      </w:pPr>
      <w:r>
        <w:rPr>
          <w:rFonts w:hint="eastAsia"/>
          <w:sz w:val="24"/>
        </w:rPr>
        <w:t>在接收策略上，程序采用“帧头识别</w:t>
      </w:r>
      <w:r>
        <w:rPr>
          <w:rFonts w:hint="eastAsia"/>
          <w:sz w:val="24"/>
        </w:rPr>
        <w:t xml:space="preserve"> + </w:t>
      </w:r>
      <w:r>
        <w:rPr>
          <w:rFonts w:hint="eastAsia"/>
          <w:sz w:val="24"/>
        </w:rPr>
        <w:t>状态字提取</w:t>
      </w:r>
      <w:r>
        <w:rPr>
          <w:rFonts w:hint="eastAsia"/>
          <w:sz w:val="24"/>
        </w:rPr>
        <w:t xml:space="preserve"> + </w:t>
      </w:r>
      <w:r>
        <w:rPr>
          <w:rFonts w:hint="eastAsia"/>
          <w:sz w:val="24"/>
        </w:rPr>
        <w:t>结束字校验”的解析方式，并结合滑动窗口搜索以避免丢字节后长期失步。该方法实现简单，却能满足本系统状态数量有限、报文长度较短的应用场景。更重要的是，它把界面交</w:t>
      </w:r>
      <w:r>
        <w:rPr>
          <w:rFonts w:hint="eastAsia"/>
          <w:sz w:val="24"/>
        </w:rPr>
        <w:lastRenderedPageBreak/>
        <w:t>互与主程序状态机建立了直接映射关系，使用户操作能够被快速转化为学习、识别或演奏等具体任务。</w:t>
      </w:r>
    </w:p>
    <w:p w14:paraId="7CD26A73"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2F4AC0FA" w14:textId="680927BB" w:rsidR="007B0BC4" w:rsidRDefault="00000000">
      <w:pPr>
        <w:tabs>
          <w:tab w:val="left" w:pos="0"/>
        </w:tabs>
        <w:spacing w:line="360" w:lineRule="auto"/>
        <w:rPr>
          <w:rFonts w:asciiTheme="majorEastAsia" w:eastAsiaTheme="majorEastAsia" w:hAnsiTheme="majorEastAsia" w:cs="黑体" w:hint="eastAsia"/>
          <w:b/>
          <w:bCs/>
          <w:sz w:val="30"/>
          <w:szCs w:val="30"/>
        </w:rPr>
      </w:pPr>
      <w:commentRangeStart w:id="40"/>
      <w:r>
        <w:rPr>
          <w:rFonts w:asciiTheme="majorEastAsia" w:eastAsiaTheme="majorEastAsia" w:hAnsiTheme="majorEastAsia" w:cs="黑体" w:hint="eastAsia"/>
          <w:b/>
          <w:bCs/>
          <w:sz w:val="30"/>
          <w:szCs w:val="30"/>
        </w:rPr>
        <w:tab/>
      </w:r>
      <w:r>
        <w:rPr>
          <w:rFonts w:asciiTheme="majorEastAsia" w:eastAsiaTheme="majorEastAsia" w:hAnsiTheme="majorEastAsia" w:cs="黑体"/>
          <w:b/>
          <w:bCs/>
          <w:sz w:val="30"/>
          <w:szCs w:val="30"/>
        </w:rPr>
        <w:t>2.</w:t>
      </w:r>
      <w:r w:rsidR="00BF4392">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 xml:space="preserve"> 音频输出与功放驱动技术</w:t>
      </w:r>
      <w:commentRangeEnd w:id="40"/>
      <w:r w:rsidR="00BF4392">
        <w:rPr>
          <w:rStyle w:val="a9"/>
          <w:rFonts w:asciiTheme="majorEastAsia" w:eastAsiaTheme="majorEastAsia" w:hAnsiTheme="majorEastAsia" w:cs="黑体" w:hint="eastAsia"/>
          <w:b/>
          <w:bCs/>
          <w:sz w:val="30"/>
          <w:szCs w:val="30"/>
        </w:rPr>
        <w:commentReference w:id="40"/>
      </w:r>
    </w:p>
    <w:p w14:paraId="61DA12C1" w14:textId="77777777" w:rsidR="007B0BC4" w:rsidRDefault="007B0BC4">
      <w:pPr>
        <w:spacing w:line="360" w:lineRule="auto"/>
        <w:ind w:firstLineChars="200" w:firstLine="480"/>
        <w:rPr>
          <w:sz w:val="24"/>
        </w:rPr>
      </w:pPr>
    </w:p>
    <w:p w14:paraId="060E7173" w14:textId="65072519" w:rsidR="007B0BC4" w:rsidRDefault="00000000">
      <w:pPr>
        <w:spacing w:line="360" w:lineRule="auto"/>
        <w:ind w:firstLineChars="200" w:firstLine="480"/>
        <w:rPr>
          <w:sz w:val="24"/>
        </w:rPr>
      </w:pPr>
      <w:r>
        <w:rPr>
          <w:rFonts w:hint="eastAsia"/>
          <w:sz w:val="24"/>
        </w:rPr>
        <w:t>在声音反馈环节，系统</w:t>
      </w:r>
      <w:del w:id="41" w:author="mintong zhou" w:date="2026-04-20T21:25:00Z" w16du:dateUtc="2026-04-20T13:25:00Z">
        <w:r w:rsidDel="00D375A4">
          <w:rPr>
            <w:rFonts w:hint="eastAsia"/>
            <w:sz w:val="24"/>
          </w:rPr>
          <w:delText>并未</w:delText>
        </w:r>
      </w:del>
      <w:ins w:id="42" w:author="mintong zhou" w:date="2026-04-20T21:26:00Z" w16du:dateUtc="2026-04-20T13:26:00Z">
        <w:r w:rsidR="00D375A4">
          <w:rPr>
            <w:rFonts w:hint="eastAsia"/>
            <w:sz w:val="24"/>
          </w:rPr>
          <w:t>没有</w:t>
        </w:r>
      </w:ins>
      <w:r>
        <w:rPr>
          <w:rFonts w:hint="eastAsia"/>
          <w:sz w:val="24"/>
        </w:rPr>
        <w:t>采用复杂音频编解码方案，而是利用</w:t>
      </w:r>
      <w:del w:id="43" w:author="mintong zhou" w:date="2026-04-20T21:26:00Z" w16du:dateUtc="2026-04-20T13:26:00Z">
        <w:r w:rsidDel="00D375A4">
          <w:rPr>
            <w:rFonts w:hint="eastAsia"/>
            <w:sz w:val="24"/>
          </w:rPr>
          <w:delText>定时资源</w:delText>
        </w:r>
      </w:del>
      <w:ins w:id="44" w:author="mintong zhou" w:date="2026-04-20T21:26:00Z" w16du:dateUtc="2026-04-20T13:26:00Z">
        <w:r w:rsidR="00D375A4">
          <w:rPr>
            <w:rFonts w:hint="eastAsia"/>
            <w:sz w:val="24"/>
          </w:rPr>
          <w:t>嵌入式主控自带的定时器资源</w:t>
        </w:r>
      </w:ins>
      <w:r>
        <w:rPr>
          <w:rFonts w:hint="eastAsia"/>
          <w:sz w:val="24"/>
        </w:rPr>
        <w:t>输出特定频率的驱动信号，再经功率放大级推动扬声器发声。这一方案虽然在音色表现上相对简单，但具有资源占用低、实现路径短、便于与识别结果快速联动等优点，足以满足“识别后给出提示音”和“按预置序列演奏简单旋律”的课程设计需求。</w:t>
      </w:r>
    </w:p>
    <w:p w14:paraId="7322FB80" w14:textId="77777777" w:rsidR="007B0BC4" w:rsidRDefault="00000000">
      <w:pPr>
        <w:spacing w:line="360" w:lineRule="auto"/>
        <w:ind w:firstLineChars="200" w:firstLine="480"/>
        <w:rPr>
          <w:sz w:val="24"/>
        </w:rPr>
      </w:pPr>
      <w:r>
        <w:rPr>
          <w:rFonts w:hint="eastAsia"/>
          <w:sz w:val="24"/>
        </w:rPr>
        <w:t>从实现角度看，音频驱动级通常采用高效率功率放大方案，以适应便携供电、体积受限和持续工作的应用场景。但在实际设计中仍需关注使能控制、输出接线规范以及供电完整性，否则容易出现无声、底噪偏大或保护关断等问题。因此，音频输出技术在本系统中并非附属功能，而是将识别结果外化为可感知反馈的重要实现环节。</w:t>
      </w:r>
    </w:p>
    <w:p w14:paraId="20175C95" w14:textId="77777777" w:rsidR="007B0BC4" w:rsidRDefault="007B0BC4">
      <w:pPr>
        <w:spacing w:line="360" w:lineRule="auto"/>
        <w:ind w:firstLineChars="200" w:firstLine="480"/>
        <w:rPr>
          <w:sz w:val="24"/>
        </w:rPr>
      </w:pPr>
    </w:p>
    <w:p w14:paraId="3B477601" w14:textId="77777777" w:rsidR="007B0BC4" w:rsidRDefault="007B0BC4">
      <w:pPr>
        <w:spacing w:line="360" w:lineRule="auto"/>
        <w:ind w:firstLineChars="200" w:firstLine="480"/>
        <w:rPr>
          <w:sz w:val="24"/>
        </w:rPr>
        <w:sectPr w:rsidR="007B0BC4">
          <w:footerReference w:type="default" r:id="rId20"/>
          <w:pgSz w:w="11906" w:h="16838"/>
          <w:pgMar w:top="1440" w:right="1800" w:bottom="1440" w:left="1800" w:header="851" w:footer="992" w:gutter="0"/>
          <w:pgNumType w:start="1"/>
          <w:cols w:space="425"/>
          <w:docGrid w:type="lines" w:linePitch="312"/>
        </w:sectPr>
      </w:pPr>
    </w:p>
    <w:p w14:paraId="3F86CED8" w14:textId="77777777" w:rsidR="007B0BC4" w:rsidRDefault="00000000">
      <w:pPr>
        <w:tabs>
          <w:tab w:val="left" w:pos="0"/>
        </w:tabs>
        <w:spacing w:line="360" w:lineRule="auto"/>
        <w:jc w:val="center"/>
        <w:outlineLvl w:val="0"/>
        <w:rPr>
          <w:rFonts w:cs="黑体"/>
          <w:b/>
          <w:bCs/>
          <w:sz w:val="30"/>
          <w:szCs w:val="30"/>
        </w:rPr>
      </w:pPr>
      <w:bookmarkStart w:id="45" w:name="_Toc13774"/>
      <w:r>
        <w:rPr>
          <w:rFonts w:cs="黑体" w:hint="eastAsia"/>
          <w:b/>
          <w:bCs/>
          <w:sz w:val="30"/>
          <w:szCs w:val="30"/>
        </w:rPr>
        <w:lastRenderedPageBreak/>
        <w:t>第</w:t>
      </w:r>
      <w:r>
        <w:rPr>
          <w:rFonts w:cs="黑体" w:hint="eastAsia"/>
          <w:b/>
          <w:bCs/>
          <w:sz w:val="30"/>
          <w:szCs w:val="30"/>
        </w:rPr>
        <w:t>3</w:t>
      </w:r>
      <w:r>
        <w:rPr>
          <w:rFonts w:cs="黑体" w:hint="eastAsia"/>
          <w:b/>
          <w:bCs/>
          <w:sz w:val="30"/>
          <w:szCs w:val="30"/>
        </w:rPr>
        <w:t>章</w:t>
      </w:r>
      <w:r>
        <w:rPr>
          <w:rFonts w:cs="黑体" w:hint="eastAsia"/>
          <w:b/>
          <w:bCs/>
          <w:sz w:val="30"/>
          <w:szCs w:val="30"/>
        </w:rPr>
        <w:t xml:space="preserve"> </w:t>
      </w:r>
      <w:r>
        <w:rPr>
          <w:rFonts w:cs="黑体" w:hint="eastAsia"/>
          <w:b/>
          <w:bCs/>
          <w:sz w:val="30"/>
          <w:szCs w:val="30"/>
        </w:rPr>
        <w:t>系统硬件设计</w:t>
      </w:r>
      <w:del w:id="46" w:author="mintong zhou" w:date="2026-04-20T22:42:00Z" w16du:dateUtc="2026-04-20T14:42:00Z">
        <w:r w:rsidDel="00EA7D2E">
          <w:rPr>
            <w:rFonts w:cs="黑体" w:hint="eastAsia"/>
            <w:b/>
            <w:bCs/>
            <w:sz w:val="30"/>
            <w:szCs w:val="30"/>
          </w:rPr>
          <w:delText>与实现</w:delText>
        </w:r>
      </w:del>
      <w:bookmarkEnd w:id="45"/>
    </w:p>
    <w:p w14:paraId="31B9FD13" w14:textId="77777777" w:rsidR="007B0BC4" w:rsidRDefault="007B0BC4">
      <w:pPr>
        <w:spacing w:line="360" w:lineRule="auto"/>
        <w:rPr>
          <w:sz w:val="24"/>
        </w:rPr>
      </w:pPr>
    </w:p>
    <w:p w14:paraId="472E9C1E"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47" w:name="_Toc3550"/>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.1节</w:t>
      </w:r>
      <w:r>
        <w:rPr>
          <w:rFonts w:asciiTheme="majorEastAsia" w:eastAsiaTheme="majorEastAsia" w:hAnsiTheme="majorEastAsia" w:cs="黑体" w:hint="eastAsia"/>
          <w:b/>
          <w:bCs/>
          <w:sz w:val="30"/>
          <w:szCs w:val="30"/>
        </w:rPr>
        <w:t xml:space="preserve"> </w:t>
      </w:r>
      <w:commentRangeStart w:id="48"/>
      <w:r>
        <w:rPr>
          <w:rFonts w:asciiTheme="majorEastAsia" w:eastAsiaTheme="majorEastAsia" w:hAnsiTheme="majorEastAsia" w:cs="黑体" w:hint="eastAsia"/>
          <w:b/>
          <w:bCs/>
          <w:sz w:val="30"/>
          <w:szCs w:val="30"/>
        </w:rPr>
        <w:t>系统硬件总体方案</w:t>
      </w:r>
      <w:bookmarkEnd w:id="47"/>
      <w:commentRangeEnd w:id="48"/>
      <w:r w:rsidR="00F22F72">
        <w:rPr>
          <w:rStyle w:val="a9"/>
          <w:rFonts w:asciiTheme="majorEastAsia" w:eastAsiaTheme="majorEastAsia" w:hAnsiTheme="majorEastAsia" w:cs="黑体" w:hint="eastAsia"/>
          <w:b/>
          <w:bCs/>
          <w:sz w:val="30"/>
          <w:szCs w:val="30"/>
        </w:rPr>
        <w:commentReference w:id="48"/>
      </w:r>
    </w:p>
    <w:p w14:paraId="6227F90C"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328A2C82" w14:textId="77777777" w:rsidR="007B0BC4" w:rsidRDefault="00000000">
      <w:pPr>
        <w:spacing w:line="360" w:lineRule="auto"/>
        <w:ind w:firstLineChars="200" w:firstLine="480"/>
        <w:rPr>
          <w:sz w:val="24"/>
        </w:rPr>
      </w:pPr>
      <w:r>
        <w:rPr>
          <w:sz w:val="24"/>
        </w:rPr>
        <w:t>本系统硬件围绕</w:t>
      </w:r>
      <w:r>
        <w:rPr>
          <w:sz w:val="24"/>
        </w:rPr>
        <w:t>“</w:t>
      </w:r>
      <w:r>
        <w:rPr>
          <w:sz w:val="24"/>
        </w:rPr>
        <w:t>采集前端、主控处理、交互显示、声音输出、电源保障</w:t>
      </w:r>
      <w:r>
        <w:rPr>
          <w:sz w:val="24"/>
        </w:rPr>
        <w:t>”</w:t>
      </w:r>
      <w:r>
        <w:rPr>
          <w:sz w:val="24"/>
        </w:rPr>
        <w:t>五个层面展开。声学信号由</w:t>
      </w:r>
      <w:r>
        <w:rPr>
          <w:sz w:val="24"/>
        </w:rPr>
        <w:t>MAX9814</w:t>
      </w:r>
      <w:r>
        <w:rPr>
          <w:sz w:val="24"/>
        </w:rPr>
        <w:t>完成低噪声前置放大，再进入</w:t>
      </w:r>
      <w:r>
        <w:rPr>
          <w:sz w:val="24"/>
        </w:rPr>
        <w:t>PGA117</w:t>
      </w:r>
      <w:r>
        <w:rPr>
          <w:sz w:val="24"/>
        </w:rPr>
        <w:t>进行可编程增益调节，经调理后的模拟信号送入</w:t>
      </w:r>
      <w:r>
        <w:rPr>
          <w:sz w:val="24"/>
        </w:rPr>
        <w:t>STM32H7</w:t>
      </w:r>
      <w:r>
        <w:rPr>
          <w:sz w:val="24"/>
        </w:rPr>
        <w:t>的</w:t>
      </w:r>
      <w:r>
        <w:rPr>
          <w:sz w:val="24"/>
        </w:rPr>
        <w:t>ADC</w:t>
      </w:r>
      <w:r>
        <w:rPr>
          <w:sz w:val="24"/>
        </w:rPr>
        <w:t>通道完成数字化采样。主控在完成频域分析和状态判定后，通过</w:t>
      </w:r>
      <w:r>
        <w:rPr>
          <w:sz w:val="24"/>
        </w:rPr>
        <w:t>UART4</w:t>
      </w:r>
      <w:r>
        <w:rPr>
          <w:sz w:val="24"/>
        </w:rPr>
        <w:t>与串口屏交互，并由</w:t>
      </w:r>
      <w:r>
        <w:rPr>
          <w:sz w:val="24"/>
        </w:rPr>
        <w:t>PB14</w:t>
      </w:r>
      <w:r>
        <w:rPr>
          <w:sz w:val="24"/>
        </w:rPr>
        <w:t>输出音频控制信号驱动</w:t>
      </w:r>
      <w:r>
        <w:rPr>
          <w:sz w:val="24"/>
        </w:rPr>
        <w:t>TPA3138</w:t>
      </w:r>
      <w:r>
        <w:rPr>
          <w:sz w:val="24"/>
        </w:rPr>
        <w:t>功放，实现识别与演奏闭环。系统供电由</w:t>
      </w:r>
      <w:r>
        <w:rPr>
          <w:sz w:val="24"/>
        </w:rPr>
        <w:t>TYPEC</w:t>
      </w:r>
      <w:r>
        <w:rPr>
          <w:sz w:val="24"/>
        </w:rPr>
        <w:t>接口提供稳定</w:t>
      </w:r>
      <w:r>
        <w:rPr>
          <w:sz w:val="24"/>
        </w:rPr>
        <w:t>5V</w:t>
      </w:r>
      <w:r>
        <w:rPr>
          <w:sz w:val="24"/>
        </w:rPr>
        <w:t>。系统总体结构如图</w:t>
      </w:r>
      <w:r>
        <w:rPr>
          <w:sz w:val="24"/>
        </w:rPr>
        <w:t>3-1</w:t>
      </w:r>
      <w:r>
        <w:rPr>
          <w:sz w:val="24"/>
        </w:rPr>
        <w:t>所示。</w:t>
      </w:r>
    </w:p>
    <w:p w14:paraId="79DA4752" w14:textId="77777777" w:rsidR="007B0BC4" w:rsidRDefault="00000000">
      <w:pPr>
        <w:spacing w:line="360" w:lineRule="auto"/>
        <w:jc w:val="center"/>
      </w:pPr>
      <w:r>
        <w:rPr>
          <w:rFonts w:hint="eastAsia"/>
          <w:noProof/>
        </w:rPr>
        <w:drawing>
          <wp:inline distT="0" distB="0" distL="114300" distR="114300" wp14:anchorId="423F9B0C" wp14:editId="1D2C0071">
            <wp:extent cx="5104765" cy="1800225"/>
            <wp:effectExtent l="0" t="0" r="635" b="9525"/>
            <wp:docPr id="2" name="图片 2" descr="QQ_177648684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76486845601"/>
                    <pic:cNvPicPr>
                      <a:picLocks noChangeAspect="1"/>
                    </pic:cNvPicPr>
                  </pic:nvPicPr>
                  <pic:blipFill>
                    <a:blip r:embed="rId21"/>
                    <a:stretch>
                      <a:fillRect/>
                    </a:stretch>
                  </pic:blipFill>
                  <pic:spPr>
                    <a:xfrm>
                      <a:off x="0" y="0"/>
                      <a:ext cx="5104765" cy="1800225"/>
                    </a:xfrm>
                    <a:prstGeom prst="rect">
                      <a:avLst/>
                    </a:prstGeom>
                  </pic:spPr>
                </pic:pic>
              </a:graphicData>
            </a:graphic>
          </wp:inline>
        </w:drawing>
      </w:r>
    </w:p>
    <w:p w14:paraId="45EF1BA9" w14:textId="77777777" w:rsidR="007B0BC4" w:rsidRDefault="007B0BC4">
      <w:pPr>
        <w:spacing w:line="360" w:lineRule="auto"/>
      </w:pPr>
    </w:p>
    <w:p w14:paraId="0104FA70" w14:textId="77777777" w:rsidR="007B0BC4" w:rsidRDefault="00000000">
      <w:pPr>
        <w:spacing w:line="360" w:lineRule="auto"/>
        <w:jc w:val="center"/>
      </w:pPr>
      <w:r>
        <w:rPr>
          <w:rFonts w:hint="eastAsia"/>
          <w:sz w:val="24"/>
          <w:szCs w:val="21"/>
        </w:rPr>
        <w:t>图</w:t>
      </w:r>
      <w:r>
        <w:rPr>
          <w:rFonts w:hint="eastAsia"/>
          <w:sz w:val="24"/>
          <w:szCs w:val="21"/>
        </w:rPr>
        <w:t>3-</w:t>
      </w:r>
      <w:r>
        <w:rPr>
          <w:sz w:val="24"/>
          <w:szCs w:val="21"/>
        </w:rPr>
        <w:fldChar w:fldCharType="begin"/>
      </w:r>
      <w:r>
        <w:rPr>
          <w:sz w:val="24"/>
          <w:szCs w:val="21"/>
        </w:rPr>
        <w:instrText xml:space="preserve"> </w:instrText>
      </w:r>
      <w:r>
        <w:rPr>
          <w:rFonts w:hint="eastAsia"/>
          <w:sz w:val="24"/>
          <w:szCs w:val="21"/>
        </w:rPr>
        <w:instrText xml:space="preserve">SEQ </w:instrText>
      </w:r>
      <w:r>
        <w:rPr>
          <w:rFonts w:hint="eastAsia"/>
          <w:sz w:val="24"/>
          <w:szCs w:val="21"/>
        </w:rPr>
        <w:instrText>图</w:instrText>
      </w:r>
      <w:r>
        <w:rPr>
          <w:rFonts w:hint="eastAsia"/>
          <w:sz w:val="24"/>
          <w:szCs w:val="21"/>
        </w:rPr>
        <w:instrText>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w:t>
      </w:r>
      <w:r>
        <w:rPr>
          <w:rFonts w:hint="eastAsia"/>
          <w:sz w:val="24"/>
          <w:szCs w:val="21"/>
        </w:rPr>
        <w:t>系统总体结构设计</w:t>
      </w:r>
    </w:p>
    <w:p w14:paraId="37085E93" w14:textId="77777777" w:rsidR="007B0BC4" w:rsidRDefault="007B0BC4">
      <w:pPr>
        <w:spacing w:line="360" w:lineRule="auto"/>
        <w:ind w:firstLineChars="200" w:firstLine="480"/>
        <w:rPr>
          <w:sz w:val="24"/>
        </w:rPr>
      </w:pPr>
    </w:p>
    <w:p w14:paraId="5720F69B"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49" w:name="_Toc29954"/>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.2节</w:t>
      </w:r>
      <w:r>
        <w:rPr>
          <w:rFonts w:asciiTheme="majorEastAsia" w:eastAsiaTheme="majorEastAsia" w:hAnsiTheme="majorEastAsia" w:cs="黑体" w:hint="eastAsia"/>
          <w:b/>
          <w:bCs/>
          <w:sz w:val="30"/>
          <w:szCs w:val="30"/>
        </w:rPr>
        <w:t xml:space="preserve"> 主控平台与引脚分配</w:t>
      </w:r>
      <w:bookmarkEnd w:id="49"/>
    </w:p>
    <w:p w14:paraId="26A18F5F"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1F05FB0B" w14:textId="77777777" w:rsidR="007B0BC4" w:rsidRDefault="00000000">
      <w:pPr>
        <w:spacing w:line="360" w:lineRule="auto"/>
        <w:ind w:firstLineChars="200" w:firstLine="480"/>
        <w:rPr>
          <w:sz w:val="24"/>
        </w:rPr>
      </w:pPr>
      <w:r>
        <w:rPr>
          <w:sz w:val="24"/>
        </w:rPr>
        <w:t>系统主控采用</w:t>
      </w:r>
      <w:r>
        <w:rPr>
          <w:sz w:val="24"/>
        </w:rPr>
        <w:t>STM32H750XBH6</w:t>
      </w:r>
      <w:r>
        <w:rPr>
          <w:sz w:val="24"/>
        </w:rPr>
        <w:t>开发板。该平台具备较高主频和丰富外设资源，能够同时承担</w:t>
      </w:r>
      <w:r>
        <w:rPr>
          <w:sz w:val="24"/>
        </w:rPr>
        <w:t>ADC</w:t>
      </w:r>
      <w:r>
        <w:rPr>
          <w:sz w:val="24"/>
        </w:rPr>
        <w:t>采样、</w:t>
      </w:r>
      <w:r>
        <w:rPr>
          <w:sz w:val="24"/>
        </w:rPr>
        <w:t>SPI</w:t>
      </w:r>
      <w:r>
        <w:rPr>
          <w:sz w:val="24"/>
        </w:rPr>
        <w:t>配置、串口通信与</w:t>
      </w:r>
      <w:r>
        <w:rPr>
          <w:sz w:val="24"/>
        </w:rPr>
        <w:t>GPIO</w:t>
      </w:r>
      <w:r>
        <w:rPr>
          <w:sz w:val="24"/>
        </w:rPr>
        <w:t>时序输出等任务。工程选用</w:t>
      </w:r>
      <w:r>
        <w:rPr>
          <w:sz w:val="24"/>
        </w:rPr>
        <w:t>PC1</w:t>
      </w:r>
      <w:r>
        <w:rPr>
          <w:sz w:val="24"/>
        </w:rPr>
        <w:t>、</w:t>
      </w:r>
      <w:r>
        <w:rPr>
          <w:sz w:val="24"/>
        </w:rPr>
        <w:t>PC10/PC11/PC12</w:t>
      </w:r>
      <w:r>
        <w:rPr>
          <w:sz w:val="24"/>
        </w:rPr>
        <w:t>、</w:t>
      </w:r>
      <w:r>
        <w:rPr>
          <w:sz w:val="24"/>
        </w:rPr>
        <w:t>PA4</w:t>
      </w:r>
      <w:r>
        <w:rPr>
          <w:sz w:val="24"/>
        </w:rPr>
        <w:t>、</w:t>
      </w:r>
      <w:r>
        <w:rPr>
          <w:sz w:val="24"/>
        </w:rPr>
        <w:t>PA0/PA1</w:t>
      </w:r>
      <w:r>
        <w:rPr>
          <w:sz w:val="24"/>
        </w:rPr>
        <w:t>与</w:t>
      </w:r>
      <w:r>
        <w:rPr>
          <w:sz w:val="24"/>
        </w:rPr>
        <w:t>PB14</w:t>
      </w:r>
      <w:r>
        <w:rPr>
          <w:sz w:val="24"/>
        </w:rPr>
        <w:t>作为关键接口，分别服务</w:t>
      </w:r>
      <w:r>
        <w:rPr>
          <w:sz w:val="24"/>
        </w:rPr>
        <w:t>ADC</w:t>
      </w:r>
      <w:r>
        <w:rPr>
          <w:sz w:val="24"/>
        </w:rPr>
        <w:t>输入、</w:t>
      </w:r>
      <w:r>
        <w:rPr>
          <w:sz w:val="24"/>
        </w:rPr>
        <w:t>PGA117</w:t>
      </w:r>
      <w:r>
        <w:rPr>
          <w:sz w:val="24"/>
        </w:rPr>
        <w:t>配置、串口屏通信与功放音频驱动。主控平台外观如图</w:t>
      </w:r>
      <w:r>
        <w:rPr>
          <w:sz w:val="24"/>
        </w:rPr>
        <w:t>3-2</w:t>
      </w:r>
      <w:r>
        <w:rPr>
          <w:sz w:val="24"/>
        </w:rPr>
        <w:t>所示。</w:t>
      </w:r>
    </w:p>
    <w:p w14:paraId="437C8C12" w14:textId="77777777" w:rsidR="007B0BC4" w:rsidRDefault="00000000">
      <w:pPr>
        <w:spacing w:line="360" w:lineRule="auto"/>
        <w:ind w:firstLineChars="200" w:firstLine="480"/>
        <w:rPr>
          <w:sz w:val="24"/>
        </w:rPr>
      </w:pPr>
      <w:r>
        <w:rPr>
          <w:sz w:val="24"/>
        </w:rPr>
        <w:t>该分配策略兼顾了功能完整性与布线可实现性，避免占用未引出或冲突引脚。</w:t>
      </w:r>
      <w:r>
        <w:rPr>
          <w:sz w:val="24"/>
        </w:rPr>
        <w:lastRenderedPageBreak/>
        <w:t>同时通过将高频通信与模拟输入分区布局，可有效降低串扰对识别稳定性的影响。主控与模块的关键接线关系见表</w:t>
      </w:r>
      <w:r>
        <w:rPr>
          <w:sz w:val="24"/>
        </w:rPr>
        <w:t>3-1</w:t>
      </w:r>
      <w:r>
        <w:rPr>
          <w:sz w:val="24"/>
        </w:rPr>
        <w:t>。</w:t>
      </w:r>
    </w:p>
    <w:p w14:paraId="1C16556C" w14:textId="77777777" w:rsidR="007B0BC4" w:rsidRDefault="007B0BC4">
      <w:pPr>
        <w:spacing w:line="360" w:lineRule="auto"/>
        <w:ind w:firstLineChars="200" w:firstLine="480"/>
        <w:rPr>
          <w:sz w:val="24"/>
        </w:rPr>
      </w:pPr>
    </w:p>
    <w:p w14:paraId="1FD7E3A2" w14:textId="77777777" w:rsidR="007B0BC4" w:rsidRDefault="00000000">
      <w:pPr>
        <w:spacing w:line="360" w:lineRule="auto"/>
        <w:jc w:val="center"/>
        <w:rPr>
          <w:sz w:val="24"/>
        </w:rPr>
      </w:pPr>
      <w:r>
        <w:rPr>
          <w:rFonts w:hint="eastAsia"/>
          <w:noProof/>
          <w:sz w:val="24"/>
        </w:rPr>
        <w:drawing>
          <wp:inline distT="0" distB="0" distL="114300" distR="114300" wp14:anchorId="3C19A3CD" wp14:editId="3EADC484">
            <wp:extent cx="3698875" cy="1800225"/>
            <wp:effectExtent l="0" t="0" r="15875" b="952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22"/>
                    <a:stretch>
                      <a:fillRect/>
                    </a:stretch>
                  </pic:blipFill>
                  <pic:spPr>
                    <a:xfrm>
                      <a:off x="0" y="0"/>
                      <a:ext cx="3698875" cy="1800225"/>
                    </a:xfrm>
                    <a:prstGeom prst="rect">
                      <a:avLst/>
                    </a:prstGeom>
                  </pic:spPr>
                </pic:pic>
              </a:graphicData>
            </a:graphic>
          </wp:inline>
        </w:drawing>
      </w:r>
    </w:p>
    <w:p w14:paraId="384477B2" w14:textId="77777777" w:rsidR="007B0BC4" w:rsidRDefault="00000000">
      <w:pPr>
        <w:spacing w:line="360" w:lineRule="auto"/>
        <w:jc w:val="center"/>
        <w:rPr>
          <w:sz w:val="24"/>
        </w:rPr>
      </w:pPr>
      <w:r>
        <w:t>图</w:t>
      </w:r>
      <w:r>
        <w:t>3-</w:t>
      </w:r>
      <w:r>
        <w:rPr>
          <w:rFonts w:hint="eastAsia"/>
        </w:rPr>
        <w:t>2</w:t>
      </w:r>
      <w:r>
        <w:t xml:space="preserve"> STM32H750XBH6</w:t>
      </w:r>
      <w:r>
        <w:t>芯片外观图</w:t>
      </w:r>
    </w:p>
    <w:p w14:paraId="35B0CA32" w14:textId="77777777" w:rsidR="007B0BC4" w:rsidRDefault="007B0BC4">
      <w:pPr>
        <w:spacing w:line="360" w:lineRule="auto"/>
        <w:ind w:firstLineChars="200" w:firstLine="480"/>
        <w:rPr>
          <w:sz w:val="24"/>
        </w:rPr>
      </w:pPr>
    </w:p>
    <w:p w14:paraId="5A49B488" w14:textId="77777777" w:rsidR="007B0BC4" w:rsidRDefault="00000000">
      <w:pPr>
        <w:jc w:val="center"/>
      </w:pPr>
      <w:r>
        <w:t>表</w:t>
      </w:r>
      <w:r>
        <w:t xml:space="preserve">3-1 </w:t>
      </w:r>
      <w:r>
        <w:t>主控与模块关键接线表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34"/>
        <w:gridCol w:w="2116"/>
        <w:gridCol w:w="2126"/>
        <w:gridCol w:w="2150"/>
      </w:tblGrid>
      <w:tr w:rsidR="007B0BC4" w14:paraId="20BAE6C4" w14:textId="77777777">
        <w:trPr>
          <w:jc w:val="center"/>
        </w:trPr>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589FB37A" w14:textId="77777777" w:rsidR="007B0BC4" w:rsidRDefault="00000000">
            <w:pPr>
              <w:spacing w:before="20" w:after="20"/>
              <w:jc w:val="center"/>
            </w:pPr>
            <w:r>
              <w:t>功能</w:t>
            </w:r>
          </w:p>
        </w:tc>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01B522A5" w14:textId="77777777" w:rsidR="007B0BC4" w:rsidRDefault="00000000">
            <w:pPr>
              <w:spacing w:before="20" w:after="20"/>
              <w:jc w:val="center"/>
            </w:pPr>
            <w:r>
              <w:t>STM32</w:t>
            </w:r>
            <w:r>
              <w:t>引脚</w:t>
            </w:r>
          </w:p>
        </w:tc>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1CFEC6D2" w14:textId="77777777" w:rsidR="007B0BC4" w:rsidRDefault="00000000">
            <w:pPr>
              <w:spacing w:before="20" w:after="20"/>
              <w:jc w:val="center"/>
            </w:pPr>
            <w:r>
              <w:t>模块端子</w:t>
            </w:r>
          </w:p>
        </w:tc>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751E2694" w14:textId="77777777" w:rsidR="007B0BC4" w:rsidRDefault="00000000">
            <w:pPr>
              <w:spacing w:before="20" w:after="20"/>
              <w:jc w:val="center"/>
            </w:pPr>
            <w:r>
              <w:t>说明</w:t>
            </w:r>
          </w:p>
        </w:tc>
      </w:tr>
      <w:tr w:rsidR="007B0BC4" w14:paraId="2D057A15"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3D33AF5E" w14:textId="77777777" w:rsidR="007B0BC4" w:rsidRDefault="00000000">
            <w:pPr>
              <w:spacing w:before="20" w:after="20"/>
              <w:jc w:val="center"/>
            </w:pPr>
            <w:r>
              <w:t>ADC</w:t>
            </w:r>
            <w:r>
              <w:t>输入</w:t>
            </w:r>
          </w:p>
        </w:tc>
        <w:tc>
          <w:tcPr>
            <w:tcW w:w="2197" w:type="dxa"/>
            <w:tcBorders>
              <w:top w:val="nil"/>
              <w:left w:val="nil"/>
              <w:bottom w:val="nil"/>
              <w:right w:val="nil"/>
            </w:tcBorders>
            <w:tcMar>
              <w:top w:w="80" w:type="dxa"/>
              <w:left w:w="110" w:type="dxa"/>
              <w:bottom w:w="80" w:type="dxa"/>
              <w:right w:w="110" w:type="dxa"/>
            </w:tcMar>
            <w:vAlign w:val="center"/>
          </w:tcPr>
          <w:p w14:paraId="02DB6B8A" w14:textId="77777777" w:rsidR="007B0BC4" w:rsidRDefault="00000000">
            <w:pPr>
              <w:spacing w:before="20" w:after="20"/>
              <w:jc w:val="center"/>
            </w:pPr>
            <w:r>
              <w:t>PC1</w:t>
            </w:r>
          </w:p>
        </w:tc>
        <w:tc>
          <w:tcPr>
            <w:tcW w:w="2197" w:type="dxa"/>
            <w:tcBorders>
              <w:top w:val="nil"/>
              <w:left w:val="nil"/>
              <w:bottom w:val="nil"/>
              <w:right w:val="nil"/>
            </w:tcBorders>
            <w:tcMar>
              <w:top w:w="80" w:type="dxa"/>
              <w:left w:w="110" w:type="dxa"/>
              <w:bottom w:w="80" w:type="dxa"/>
              <w:right w:w="110" w:type="dxa"/>
            </w:tcMar>
            <w:vAlign w:val="center"/>
          </w:tcPr>
          <w:p w14:paraId="36B93E10" w14:textId="77777777" w:rsidR="007B0BC4" w:rsidRDefault="00000000">
            <w:pPr>
              <w:spacing w:before="20" w:after="20"/>
              <w:jc w:val="center"/>
            </w:pPr>
            <w:r>
              <w:t>PGA117</w:t>
            </w:r>
            <w:r>
              <w:t>输出</w:t>
            </w:r>
          </w:p>
        </w:tc>
        <w:tc>
          <w:tcPr>
            <w:tcW w:w="2197" w:type="dxa"/>
            <w:tcBorders>
              <w:top w:val="nil"/>
              <w:left w:val="nil"/>
              <w:bottom w:val="nil"/>
              <w:right w:val="nil"/>
            </w:tcBorders>
            <w:tcMar>
              <w:top w:w="80" w:type="dxa"/>
              <w:left w:w="110" w:type="dxa"/>
              <w:bottom w:w="80" w:type="dxa"/>
              <w:right w:w="110" w:type="dxa"/>
            </w:tcMar>
            <w:vAlign w:val="center"/>
          </w:tcPr>
          <w:p w14:paraId="7B8EB6BD" w14:textId="77777777" w:rsidR="007B0BC4" w:rsidRDefault="00000000">
            <w:pPr>
              <w:spacing w:before="20" w:after="20"/>
              <w:jc w:val="left"/>
            </w:pPr>
            <w:r>
              <w:t>ADC1_INP11</w:t>
            </w:r>
          </w:p>
        </w:tc>
      </w:tr>
      <w:tr w:rsidR="007B0BC4" w14:paraId="33E191D5"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46293033" w14:textId="77777777" w:rsidR="007B0BC4" w:rsidRDefault="00000000">
            <w:pPr>
              <w:spacing w:before="20" w:after="20"/>
              <w:jc w:val="center"/>
            </w:pPr>
            <w:r>
              <w:t>SPI_SCK</w:t>
            </w:r>
          </w:p>
        </w:tc>
        <w:tc>
          <w:tcPr>
            <w:tcW w:w="2197" w:type="dxa"/>
            <w:tcBorders>
              <w:top w:val="nil"/>
              <w:left w:val="nil"/>
              <w:bottom w:val="nil"/>
              <w:right w:val="nil"/>
            </w:tcBorders>
            <w:tcMar>
              <w:top w:w="80" w:type="dxa"/>
              <w:left w:w="110" w:type="dxa"/>
              <w:bottom w:w="80" w:type="dxa"/>
              <w:right w:w="110" w:type="dxa"/>
            </w:tcMar>
            <w:vAlign w:val="center"/>
          </w:tcPr>
          <w:p w14:paraId="352AF3B0" w14:textId="77777777" w:rsidR="007B0BC4" w:rsidRDefault="00000000">
            <w:pPr>
              <w:spacing w:before="20" w:after="20"/>
              <w:jc w:val="center"/>
            </w:pPr>
            <w:r>
              <w:t>PC10</w:t>
            </w:r>
          </w:p>
        </w:tc>
        <w:tc>
          <w:tcPr>
            <w:tcW w:w="2197" w:type="dxa"/>
            <w:tcBorders>
              <w:top w:val="nil"/>
              <w:left w:val="nil"/>
              <w:bottom w:val="nil"/>
              <w:right w:val="nil"/>
            </w:tcBorders>
            <w:tcMar>
              <w:top w:w="80" w:type="dxa"/>
              <w:left w:w="110" w:type="dxa"/>
              <w:bottom w:w="80" w:type="dxa"/>
              <w:right w:w="110" w:type="dxa"/>
            </w:tcMar>
            <w:vAlign w:val="center"/>
          </w:tcPr>
          <w:p w14:paraId="4BD374A3" w14:textId="77777777" w:rsidR="007B0BC4" w:rsidRDefault="00000000">
            <w:pPr>
              <w:spacing w:before="20" w:after="20"/>
              <w:jc w:val="center"/>
            </w:pPr>
            <w:r>
              <w:t>PGA117 SCK</w:t>
            </w:r>
          </w:p>
        </w:tc>
        <w:tc>
          <w:tcPr>
            <w:tcW w:w="2197" w:type="dxa"/>
            <w:tcBorders>
              <w:top w:val="nil"/>
              <w:left w:val="nil"/>
              <w:bottom w:val="nil"/>
              <w:right w:val="nil"/>
            </w:tcBorders>
            <w:tcMar>
              <w:top w:w="80" w:type="dxa"/>
              <w:left w:w="110" w:type="dxa"/>
              <w:bottom w:w="80" w:type="dxa"/>
              <w:right w:w="110" w:type="dxa"/>
            </w:tcMar>
            <w:vAlign w:val="center"/>
          </w:tcPr>
          <w:p w14:paraId="0A2E78EB" w14:textId="77777777" w:rsidR="007B0BC4" w:rsidRDefault="00000000">
            <w:pPr>
              <w:spacing w:before="20" w:after="20"/>
              <w:jc w:val="center"/>
            </w:pPr>
            <w:r>
              <w:t>SPI3</w:t>
            </w:r>
          </w:p>
        </w:tc>
      </w:tr>
      <w:tr w:rsidR="007B0BC4" w14:paraId="07E22315"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6FA476A3" w14:textId="77777777" w:rsidR="007B0BC4" w:rsidRDefault="00000000">
            <w:pPr>
              <w:spacing w:before="20" w:after="20"/>
              <w:jc w:val="center"/>
            </w:pPr>
            <w:r>
              <w:t>SPI_MISO</w:t>
            </w:r>
          </w:p>
        </w:tc>
        <w:tc>
          <w:tcPr>
            <w:tcW w:w="2197" w:type="dxa"/>
            <w:tcBorders>
              <w:top w:val="nil"/>
              <w:left w:val="nil"/>
              <w:bottom w:val="nil"/>
              <w:right w:val="nil"/>
            </w:tcBorders>
            <w:tcMar>
              <w:top w:w="80" w:type="dxa"/>
              <w:left w:w="110" w:type="dxa"/>
              <w:bottom w:w="80" w:type="dxa"/>
              <w:right w:w="110" w:type="dxa"/>
            </w:tcMar>
            <w:vAlign w:val="center"/>
          </w:tcPr>
          <w:p w14:paraId="13683863" w14:textId="77777777" w:rsidR="007B0BC4" w:rsidRDefault="00000000">
            <w:pPr>
              <w:spacing w:before="20" w:after="20"/>
              <w:jc w:val="center"/>
            </w:pPr>
            <w:r>
              <w:t>PC11</w:t>
            </w:r>
          </w:p>
        </w:tc>
        <w:tc>
          <w:tcPr>
            <w:tcW w:w="2197" w:type="dxa"/>
            <w:tcBorders>
              <w:top w:val="nil"/>
              <w:left w:val="nil"/>
              <w:bottom w:val="nil"/>
              <w:right w:val="nil"/>
            </w:tcBorders>
            <w:tcMar>
              <w:top w:w="80" w:type="dxa"/>
              <w:left w:w="110" w:type="dxa"/>
              <w:bottom w:w="80" w:type="dxa"/>
              <w:right w:w="110" w:type="dxa"/>
            </w:tcMar>
            <w:vAlign w:val="center"/>
          </w:tcPr>
          <w:p w14:paraId="2047FA78" w14:textId="77777777" w:rsidR="007B0BC4" w:rsidRDefault="00000000">
            <w:pPr>
              <w:spacing w:before="20" w:after="20"/>
              <w:jc w:val="center"/>
            </w:pPr>
            <w:r>
              <w:t>PGA117 SDO</w:t>
            </w:r>
          </w:p>
        </w:tc>
        <w:tc>
          <w:tcPr>
            <w:tcW w:w="2197" w:type="dxa"/>
            <w:tcBorders>
              <w:top w:val="nil"/>
              <w:left w:val="nil"/>
              <w:bottom w:val="nil"/>
              <w:right w:val="nil"/>
            </w:tcBorders>
            <w:tcMar>
              <w:top w:w="80" w:type="dxa"/>
              <w:left w:w="110" w:type="dxa"/>
              <w:bottom w:w="80" w:type="dxa"/>
              <w:right w:w="110" w:type="dxa"/>
            </w:tcMar>
            <w:vAlign w:val="center"/>
          </w:tcPr>
          <w:p w14:paraId="04609288" w14:textId="77777777" w:rsidR="007B0BC4" w:rsidRDefault="00000000">
            <w:pPr>
              <w:spacing w:before="20" w:after="20"/>
              <w:jc w:val="center"/>
            </w:pPr>
            <w:r>
              <w:t>SPI3</w:t>
            </w:r>
          </w:p>
        </w:tc>
      </w:tr>
      <w:tr w:rsidR="007B0BC4" w14:paraId="6E5B26FD"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09688E89" w14:textId="77777777" w:rsidR="007B0BC4" w:rsidRDefault="00000000">
            <w:pPr>
              <w:spacing w:before="20" w:after="20"/>
              <w:jc w:val="center"/>
            </w:pPr>
            <w:r>
              <w:t>SPI_MOSI</w:t>
            </w:r>
          </w:p>
        </w:tc>
        <w:tc>
          <w:tcPr>
            <w:tcW w:w="2197" w:type="dxa"/>
            <w:tcBorders>
              <w:top w:val="nil"/>
              <w:left w:val="nil"/>
              <w:bottom w:val="nil"/>
              <w:right w:val="nil"/>
            </w:tcBorders>
            <w:tcMar>
              <w:top w:w="80" w:type="dxa"/>
              <w:left w:w="110" w:type="dxa"/>
              <w:bottom w:w="80" w:type="dxa"/>
              <w:right w:w="110" w:type="dxa"/>
            </w:tcMar>
            <w:vAlign w:val="center"/>
          </w:tcPr>
          <w:p w14:paraId="0B30D033" w14:textId="77777777" w:rsidR="007B0BC4" w:rsidRDefault="00000000">
            <w:pPr>
              <w:spacing w:before="20" w:after="20"/>
              <w:jc w:val="center"/>
            </w:pPr>
            <w:r>
              <w:t>PC12</w:t>
            </w:r>
          </w:p>
        </w:tc>
        <w:tc>
          <w:tcPr>
            <w:tcW w:w="2197" w:type="dxa"/>
            <w:tcBorders>
              <w:top w:val="nil"/>
              <w:left w:val="nil"/>
              <w:bottom w:val="nil"/>
              <w:right w:val="nil"/>
            </w:tcBorders>
            <w:tcMar>
              <w:top w:w="80" w:type="dxa"/>
              <w:left w:w="110" w:type="dxa"/>
              <w:bottom w:w="80" w:type="dxa"/>
              <w:right w:w="110" w:type="dxa"/>
            </w:tcMar>
            <w:vAlign w:val="center"/>
          </w:tcPr>
          <w:p w14:paraId="6AAFF15E" w14:textId="77777777" w:rsidR="007B0BC4" w:rsidRDefault="00000000">
            <w:pPr>
              <w:spacing w:before="20" w:after="20"/>
              <w:jc w:val="center"/>
            </w:pPr>
            <w:r>
              <w:t>PGA117 SDI</w:t>
            </w:r>
          </w:p>
        </w:tc>
        <w:tc>
          <w:tcPr>
            <w:tcW w:w="2197" w:type="dxa"/>
            <w:tcBorders>
              <w:top w:val="nil"/>
              <w:left w:val="nil"/>
              <w:bottom w:val="nil"/>
              <w:right w:val="nil"/>
            </w:tcBorders>
            <w:tcMar>
              <w:top w:w="80" w:type="dxa"/>
              <w:left w:w="110" w:type="dxa"/>
              <w:bottom w:w="80" w:type="dxa"/>
              <w:right w:w="110" w:type="dxa"/>
            </w:tcMar>
            <w:vAlign w:val="center"/>
          </w:tcPr>
          <w:p w14:paraId="7ACB8FDE" w14:textId="77777777" w:rsidR="007B0BC4" w:rsidRDefault="00000000">
            <w:pPr>
              <w:spacing w:before="20" w:after="20"/>
              <w:jc w:val="center"/>
            </w:pPr>
            <w:r>
              <w:t>SPI3</w:t>
            </w:r>
          </w:p>
        </w:tc>
      </w:tr>
      <w:tr w:rsidR="007B0BC4" w14:paraId="43ABF2E4"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39F3B51E" w14:textId="77777777" w:rsidR="007B0BC4" w:rsidRDefault="00000000">
            <w:pPr>
              <w:spacing w:before="20" w:after="20"/>
              <w:jc w:val="center"/>
            </w:pPr>
            <w:r>
              <w:t>SPI_CS</w:t>
            </w:r>
          </w:p>
        </w:tc>
        <w:tc>
          <w:tcPr>
            <w:tcW w:w="2197" w:type="dxa"/>
            <w:tcBorders>
              <w:top w:val="nil"/>
              <w:left w:val="nil"/>
              <w:bottom w:val="nil"/>
              <w:right w:val="nil"/>
            </w:tcBorders>
            <w:tcMar>
              <w:top w:w="80" w:type="dxa"/>
              <w:left w:w="110" w:type="dxa"/>
              <w:bottom w:w="80" w:type="dxa"/>
              <w:right w:w="110" w:type="dxa"/>
            </w:tcMar>
            <w:vAlign w:val="center"/>
          </w:tcPr>
          <w:p w14:paraId="55780774" w14:textId="77777777" w:rsidR="007B0BC4" w:rsidRDefault="00000000">
            <w:pPr>
              <w:spacing w:before="20" w:after="20"/>
              <w:jc w:val="center"/>
            </w:pPr>
            <w:r>
              <w:t>PA4</w:t>
            </w:r>
          </w:p>
        </w:tc>
        <w:tc>
          <w:tcPr>
            <w:tcW w:w="2197" w:type="dxa"/>
            <w:tcBorders>
              <w:top w:val="nil"/>
              <w:left w:val="nil"/>
              <w:bottom w:val="nil"/>
              <w:right w:val="nil"/>
            </w:tcBorders>
            <w:tcMar>
              <w:top w:w="80" w:type="dxa"/>
              <w:left w:w="110" w:type="dxa"/>
              <w:bottom w:w="80" w:type="dxa"/>
              <w:right w:w="110" w:type="dxa"/>
            </w:tcMar>
            <w:vAlign w:val="center"/>
          </w:tcPr>
          <w:p w14:paraId="78C2D8E2" w14:textId="77777777" w:rsidR="007B0BC4" w:rsidRDefault="00000000">
            <w:pPr>
              <w:spacing w:before="20" w:after="20"/>
              <w:jc w:val="center"/>
            </w:pPr>
            <w:r>
              <w:t>PGA117 CS</w:t>
            </w:r>
          </w:p>
        </w:tc>
        <w:tc>
          <w:tcPr>
            <w:tcW w:w="2197" w:type="dxa"/>
            <w:tcBorders>
              <w:top w:val="nil"/>
              <w:left w:val="nil"/>
              <w:bottom w:val="nil"/>
              <w:right w:val="nil"/>
            </w:tcBorders>
            <w:tcMar>
              <w:top w:w="80" w:type="dxa"/>
              <w:left w:w="110" w:type="dxa"/>
              <w:bottom w:w="80" w:type="dxa"/>
              <w:right w:w="110" w:type="dxa"/>
            </w:tcMar>
            <w:vAlign w:val="center"/>
          </w:tcPr>
          <w:p w14:paraId="66075DF2" w14:textId="77777777" w:rsidR="007B0BC4" w:rsidRDefault="00000000">
            <w:pPr>
              <w:spacing w:before="20" w:after="20"/>
              <w:jc w:val="center"/>
            </w:pPr>
            <w:r>
              <w:t>GPIO</w:t>
            </w:r>
            <w:r>
              <w:t>片选</w:t>
            </w:r>
          </w:p>
        </w:tc>
      </w:tr>
      <w:tr w:rsidR="007B0BC4" w14:paraId="69DAA886"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3691F6D6" w14:textId="77777777" w:rsidR="007B0BC4" w:rsidRDefault="00000000">
            <w:pPr>
              <w:spacing w:before="20" w:after="20"/>
              <w:jc w:val="center"/>
            </w:pPr>
            <w:r>
              <w:t>串口屏</w:t>
            </w:r>
            <w:r>
              <w:t>TX</w:t>
            </w:r>
          </w:p>
        </w:tc>
        <w:tc>
          <w:tcPr>
            <w:tcW w:w="2197" w:type="dxa"/>
            <w:tcBorders>
              <w:top w:val="nil"/>
              <w:left w:val="nil"/>
              <w:bottom w:val="nil"/>
              <w:right w:val="nil"/>
            </w:tcBorders>
            <w:tcMar>
              <w:top w:w="80" w:type="dxa"/>
              <w:left w:w="110" w:type="dxa"/>
              <w:bottom w:w="80" w:type="dxa"/>
              <w:right w:w="110" w:type="dxa"/>
            </w:tcMar>
            <w:vAlign w:val="center"/>
          </w:tcPr>
          <w:p w14:paraId="18B739B3" w14:textId="77777777" w:rsidR="007B0BC4" w:rsidRDefault="00000000">
            <w:pPr>
              <w:spacing w:before="20" w:after="20"/>
              <w:jc w:val="center"/>
            </w:pPr>
            <w:r>
              <w:t>PA1</w:t>
            </w:r>
          </w:p>
        </w:tc>
        <w:tc>
          <w:tcPr>
            <w:tcW w:w="2197" w:type="dxa"/>
            <w:tcBorders>
              <w:top w:val="nil"/>
              <w:left w:val="nil"/>
              <w:bottom w:val="nil"/>
              <w:right w:val="nil"/>
            </w:tcBorders>
            <w:tcMar>
              <w:top w:w="80" w:type="dxa"/>
              <w:left w:w="110" w:type="dxa"/>
              <w:bottom w:w="80" w:type="dxa"/>
              <w:right w:w="110" w:type="dxa"/>
            </w:tcMar>
            <w:vAlign w:val="center"/>
          </w:tcPr>
          <w:p w14:paraId="482D4638" w14:textId="77777777" w:rsidR="007B0BC4" w:rsidRDefault="00000000">
            <w:pPr>
              <w:spacing w:before="20" w:after="20"/>
              <w:jc w:val="center"/>
            </w:pPr>
            <w:r>
              <w:t>屏</w:t>
            </w:r>
            <w:r>
              <w:t>TX</w:t>
            </w:r>
          </w:p>
        </w:tc>
        <w:tc>
          <w:tcPr>
            <w:tcW w:w="2197" w:type="dxa"/>
            <w:tcBorders>
              <w:top w:val="nil"/>
              <w:left w:val="nil"/>
              <w:bottom w:val="nil"/>
              <w:right w:val="nil"/>
            </w:tcBorders>
            <w:tcMar>
              <w:top w:w="80" w:type="dxa"/>
              <w:left w:w="110" w:type="dxa"/>
              <w:bottom w:w="80" w:type="dxa"/>
              <w:right w:w="110" w:type="dxa"/>
            </w:tcMar>
            <w:vAlign w:val="center"/>
          </w:tcPr>
          <w:p w14:paraId="0BEBA30C" w14:textId="77777777" w:rsidR="007B0BC4" w:rsidRDefault="00000000">
            <w:pPr>
              <w:spacing w:before="20" w:after="20"/>
              <w:jc w:val="center"/>
            </w:pPr>
            <w:r>
              <w:t>UART4_RX</w:t>
            </w:r>
          </w:p>
        </w:tc>
      </w:tr>
      <w:tr w:rsidR="007B0BC4" w14:paraId="124475FF"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047FFA1F" w14:textId="77777777" w:rsidR="007B0BC4" w:rsidRDefault="00000000">
            <w:pPr>
              <w:spacing w:before="20" w:after="20"/>
              <w:jc w:val="center"/>
            </w:pPr>
            <w:r>
              <w:t>串口屏</w:t>
            </w:r>
            <w:r>
              <w:t>RX</w:t>
            </w:r>
          </w:p>
        </w:tc>
        <w:tc>
          <w:tcPr>
            <w:tcW w:w="2197" w:type="dxa"/>
            <w:tcBorders>
              <w:top w:val="nil"/>
              <w:left w:val="nil"/>
              <w:bottom w:val="nil"/>
              <w:right w:val="nil"/>
            </w:tcBorders>
            <w:tcMar>
              <w:top w:w="80" w:type="dxa"/>
              <w:left w:w="110" w:type="dxa"/>
              <w:bottom w:w="80" w:type="dxa"/>
              <w:right w:w="110" w:type="dxa"/>
            </w:tcMar>
            <w:vAlign w:val="center"/>
          </w:tcPr>
          <w:p w14:paraId="3CAB17C8" w14:textId="77777777" w:rsidR="007B0BC4" w:rsidRDefault="00000000">
            <w:pPr>
              <w:spacing w:before="20" w:after="20"/>
              <w:jc w:val="center"/>
            </w:pPr>
            <w:r>
              <w:t>PA0</w:t>
            </w:r>
          </w:p>
        </w:tc>
        <w:tc>
          <w:tcPr>
            <w:tcW w:w="2197" w:type="dxa"/>
            <w:tcBorders>
              <w:top w:val="nil"/>
              <w:left w:val="nil"/>
              <w:bottom w:val="nil"/>
              <w:right w:val="nil"/>
            </w:tcBorders>
            <w:tcMar>
              <w:top w:w="80" w:type="dxa"/>
              <w:left w:w="110" w:type="dxa"/>
              <w:bottom w:w="80" w:type="dxa"/>
              <w:right w:w="110" w:type="dxa"/>
            </w:tcMar>
            <w:vAlign w:val="center"/>
          </w:tcPr>
          <w:p w14:paraId="0ABC270E" w14:textId="77777777" w:rsidR="007B0BC4" w:rsidRDefault="00000000">
            <w:pPr>
              <w:spacing w:before="20" w:after="20"/>
              <w:jc w:val="center"/>
            </w:pPr>
            <w:r>
              <w:t>屏</w:t>
            </w:r>
            <w:r>
              <w:t>RX</w:t>
            </w:r>
          </w:p>
        </w:tc>
        <w:tc>
          <w:tcPr>
            <w:tcW w:w="2197" w:type="dxa"/>
            <w:tcBorders>
              <w:top w:val="nil"/>
              <w:left w:val="nil"/>
              <w:bottom w:val="nil"/>
              <w:right w:val="nil"/>
            </w:tcBorders>
            <w:tcMar>
              <w:top w:w="80" w:type="dxa"/>
              <w:left w:w="110" w:type="dxa"/>
              <w:bottom w:w="80" w:type="dxa"/>
              <w:right w:w="110" w:type="dxa"/>
            </w:tcMar>
            <w:vAlign w:val="center"/>
          </w:tcPr>
          <w:p w14:paraId="6F32FDEE" w14:textId="77777777" w:rsidR="007B0BC4" w:rsidRDefault="00000000">
            <w:pPr>
              <w:spacing w:before="20" w:after="20"/>
              <w:jc w:val="center"/>
            </w:pPr>
            <w:r>
              <w:t>UART4_TX</w:t>
            </w:r>
          </w:p>
        </w:tc>
      </w:tr>
      <w:tr w:rsidR="007B0BC4" w14:paraId="3346D9CF"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676F65B7" w14:textId="77777777" w:rsidR="007B0BC4" w:rsidRDefault="00000000">
            <w:pPr>
              <w:spacing w:before="20" w:after="20"/>
              <w:jc w:val="center"/>
            </w:pPr>
            <w:r>
              <w:t>音频输出</w:t>
            </w:r>
          </w:p>
        </w:tc>
        <w:tc>
          <w:tcPr>
            <w:tcW w:w="2197" w:type="dxa"/>
            <w:tcBorders>
              <w:top w:val="nil"/>
              <w:left w:val="nil"/>
              <w:bottom w:val="nil"/>
              <w:right w:val="nil"/>
            </w:tcBorders>
            <w:tcMar>
              <w:top w:w="80" w:type="dxa"/>
              <w:left w:w="110" w:type="dxa"/>
              <w:bottom w:w="80" w:type="dxa"/>
              <w:right w:w="110" w:type="dxa"/>
            </w:tcMar>
            <w:vAlign w:val="center"/>
          </w:tcPr>
          <w:p w14:paraId="379E1285" w14:textId="77777777" w:rsidR="007B0BC4" w:rsidRDefault="00000000">
            <w:pPr>
              <w:spacing w:before="20" w:after="20"/>
              <w:jc w:val="center"/>
            </w:pPr>
            <w:r>
              <w:t>PB14</w:t>
            </w:r>
          </w:p>
        </w:tc>
        <w:tc>
          <w:tcPr>
            <w:tcW w:w="2197" w:type="dxa"/>
            <w:tcBorders>
              <w:top w:val="nil"/>
              <w:left w:val="nil"/>
              <w:bottom w:val="nil"/>
              <w:right w:val="nil"/>
            </w:tcBorders>
            <w:tcMar>
              <w:top w:w="80" w:type="dxa"/>
              <w:left w:w="110" w:type="dxa"/>
              <w:bottom w:w="80" w:type="dxa"/>
              <w:right w:w="110" w:type="dxa"/>
            </w:tcMar>
            <w:vAlign w:val="center"/>
          </w:tcPr>
          <w:p w14:paraId="46394784" w14:textId="77777777" w:rsidR="007B0BC4" w:rsidRDefault="00000000">
            <w:pPr>
              <w:spacing w:before="20" w:after="20"/>
              <w:jc w:val="center"/>
            </w:pPr>
            <w:r>
              <w:t>TPA3138 INL</w:t>
            </w:r>
          </w:p>
        </w:tc>
        <w:tc>
          <w:tcPr>
            <w:tcW w:w="2197" w:type="dxa"/>
            <w:tcBorders>
              <w:top w:val="nil"/>
              <w:left w:val="nil"/>
              <w:bottom w:val="nil"/>
              <w:right w:val="nil"/>
            </w:tcBorders>
            <w:tcMar>
              <w:top w:w="80" w:type="dxa"/>
              <w:left w:w="110" w:type="dxa"/>
              <w:bottom w:w="80" w:type="dxa"/>
              <w:right w:w="110" w:type="dxa"/>
            </w:tcMar>
            <w:vAlign w:val="center"/>
          </w:tcPr>
          <w:p w14:paraId="1E796C92" w14:textId="77777777" w:rsidR="007B0BC4" w:rsidRDefault="00000000">
            <w:pPr>
              <w:spacing w:before="20" w:after="20"/>
              <w:jc w:val="center"/>
            </w:pPr>
            <w:r>
              <w:t>主控音源输出</w:t>
            </w:r>
          </w:p>
        </w:tc>
      </w:tr>
      <w:tr w:rsidR="007B0BC4" w14:paraId="264C579C" w14:textId="77777777">
        <w:trPr>
          <w:jc w:val="center"/>
        </w:trPr>
        <w:tc>
          <w:tcPr>
            <w:tcW w:w="2197" w:type="dxa"/>
            <w:tcBorders>
              <w:top w:val="nil"/>
              <w:left w:val="nil"/>
              <w:bottom w:val="single" w:sz="12" w:space="0" w:color="000000"/>
              <w:right w:val="nil"/>
            </w:tcBorders>
            <w:tcMar>
              <w:top w:w="80" w:type="dxa"/>
              <w:left w:w="110" w:type="dxa"/>
              <w:bottom w:w="80" w:type="dxa"/>
              <w:right w:w="110" w:type="dxa"/>
            </w:tcMar>
            <w:vAlign w:val="center"/>
          </w:tcPr>
          <w:p w14:paraId="401E9997" w14:textId="77777777" w:rsidR="007B0BC4" w:rsidRDefault="00000000">
            <w:pPr>
              <w:spacing w:before="20" w:after="20"/>
              <w:jc w:val="center"/>
            </w:pPr>
            <w:r>
              <w:t>功放使能</w:t>
            </w:r>
          </w:p>
        </w:tc>
        <w:tc>
          <w:tcPr>
            <w:tcW w:w="2197" w:type="dxa"/>
            <w:tcBorders>
              <w:top w:val="nil"/>
              <w:left w:val="nil"/>
              <w:bottom w:val="single" w:sz="12" w:space="0" w:color="000000"/>
              <w:right w:val="nil"/>
            </w:tcBorders>
            <w:tcMar>
              <w:top w:w="80" w:type="dxa"/>
              <w:left w:w="110" w:type="dxa"/>
              <w:bottom w:w="80" w:type="dxa"/>
              <w:right w:w="110" w:type="dxa"/>
            </w:tcMar>
            <w:vAlign w:val="center"/>
          </w:tcPr>
          <w:p w14:paraId="70F702F4" w14:textId="77777777" w:rsidR="007B0BC4" w:rsidRDefault="00000000">
            <w:pPr>
              <w:spacing w:before="20" w:after="20"/>
              <w:jc w:val="center"/>
            </w:pPr>
            <w:r>
              <w:t>跳线</w:t>
            </w:r>
            <w:r>
              <w:t>/</w:t>
            </w:r>
            <w:r>
              <w:t>高电平</w:t>
            </w:r>
          </w:p>
        </w:tc>
        <w:tc>
          <w:tcPr>
            <w:tcW w:w="2197" w:type="dxa"/>
            <w:tcBorders>
              <w:top w:val="nil"/>
              <w:left w:val="nil"/>
              <w:bottom w:val="single" w:sz="12" w:space="0" w:color="000000"/>
              <w:right w:val="nil"/>
            </w:tcBorders>
            <w:tcMar>
              <w:top w:w="80" w:type="dxa"/>
              <w:left w:w="110" w:type="dxa"/>
              <w:bottom w:w="80" w:type="dxa"/>
              <w:right w:w="110" w:type="dxa"/>
            </w:tcMar>
            <w:vAlign w:val="center"/>
          </w:tcPr>
          <w:p w14:paraId="4F394752" w14:textId="77777777" w:rsidR="007B0BC4" w:rsidRDefault="00000000">
            <w:pPr>
              <w:spacing w:before="20" w:after="20"/>
              <w:jc w:val="center"/>
            </w:pPr>
            <w:r>
              <w:t>SD</w:t>
            </w:r>
            <w:r>
              <w:rPr>
                <w:rFonts w:hint="eastAsia"/>
              </w:rPr>
              <w:t xml:space="preserve"> </w:t>
            </w:r>
            <w:r>
              <w:t>-&gt;</w:t>
            </w:r>
            <w:r>
              <w:rPr>
                <w:rFonts w:hint="eastAsia"/>
              </w:rPr>
              <w:t xml:space="preserve"> </w:t>
            </w:r>
            <w:r>
              <w:t>VCC</w:t>
            </w:r>
          </w:p>
        </w:tc>
        <w:tc>
          <w:tcPr>
            <w:tcW w:w="2197" w:type="dxa"/>
            <w:tcBorders>
              <w:top w:val="nil"/>
              <w:left w:val="nil"/>
              <w:bottom w:val="single" w:sz="12" w:space="0" w:color="000000"/>
              <w:right w:val="nil"/>
            </w:tcBorders>
            <w:tcMar>
              <w:top w:w="80" w:type="dxa"/>
              <w:left w:w="110" w:type="dxa"/>
              <w:bottom w:w="80" w:type="dxa"/>
              <w:right w:w="110" w:type="dxa"/>
            </w:tcMar>
            <w:vAlign w:val="center"/>
          </w:tcPr>
          <w:p w14:paraId="6371F838" w14:textId="77777777" w:rsidR="007B0BC4" w:rsidRDefault="00000000">
            <w:pPr>
              <w:spacing w:before="20" w:after="20"/>
              <w:jc w:val="center"/>
            </w:pPr>
            <w:r>
              <w:t>上电使能</w:t>
            </w:r>
          </w:p>
        </w:tc>
      </w:tr>
    </w:tbl>
    <w:p w14:paraId="59C9B84A" w14:textId="77777777" w:rsidR="007B0BC4" w:rsidRDefault="007B0BC4">
      <w:pPr>
        <w:spacing w:line="360" w:lineRule="auto"/>
        <w:ind w:firstLineChars="200" w:firstLine="480"/>
        <w:rPr>
          <w:sz w:val="24"/>
        </w:rPr>
      </w:pPr>
    </w:p>
    <w:p w14:paraId="2AAFC6B3" w14:textId="787C4FC3" w:rsidR="007B0BC4" w:rsidRDefault="00000000">
      <w:pPr>
        <w:tabs>
          <w:tab w:val="left" w:pos="0"/>
        </w:tabs>
        <w:spacing w:line="360" w:lineRule="auto"/>
        <w:outlineLvl w:val="1"/>
        <w:rPr>
          <w:rFonts w:asciiTheme="majorEastAsia" w:eastAsiaTheme="majorEastAsia" w:hAnsiTheme="majorEastAsia" w:cs="黑体" w:hint="eastAsia"/>
          <w:b/>
          <w:bCs/>
          <w:sz w:val="30"/>
          <w:szCs w:val="30"/>
        </w:rPr>
      </w:pPr>
      <w:bookmarkStart w:id="50" w:name="_Toc26128"/>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声学采集模块</w:t>
      </w:r>
      <w:del w:id="51" w:author="mintong zhou" w:date="2026-04-20T22:01:00Z" w16du:dateUtc="2026-04-20T14:01:00Z">
        <w:r w:rsidDel="00AB6C03">
          <w:rPr>
            <w:rFonts w:asciiTheme="majorEastAsia" w:eastAsiaTheme="majorEastAsia" w:hAnsiTheme="majorEastAsia" w:cs="黑体" w:hint="eastAsia"/>
            <w:b/>
            <w:bCs/>
            <w:sz w:val="30"/>
            <w:szCs w:val="30"/>
          </w:rPr>
          <w:delText>（MAX9814）</w:delText>
        </w:r>
      </w:del>
      <w:bookmarkEnd w:id="50"/>
    </w:p>
    <w:p w14:paraId="3466965F"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5EA39014" w14:textId="77777777" w:rsidR="007B0BC4" w:rsidRDefault="00000000">
      <w:pPr>
        <w:spacing w:line="360" w:lineRule="auto"/>
        <w:ind w:firstLineChars="200" w:firstLine="480"/>
        <w:rPr>
          <w:sz w:val="24"/>
        </w:rPr>
      </w:pPr>
      <w:r>
        <w:rPr>
          <w:rFonts w:hint="eastAsia"/>
          <w:sz w:val="24"/>
        </w:rPr>
        <w:t>MAX9814</w:t>
      </w:r>
      <w:r>
        <w:rPr>
          <w:rFonts w:hint="eastAsia"/>
          <w:sz w:val="24"/>
        </w:rPr>
        <w:t>用于完成麦克风信号的前端放大与噪声抑制。玻璃杯敲击信号具有短时冲击特性，原始幅值较小且易受环境噪声影响，若直接进入后级处理会导</w:t>
      </w:r>
      <w:r>
        <w:rPr>
          <w:rFonts w:hint="eastAsia"/>
          <w:sz w:val="24"/>
        </w:rPr>
        <w:lastRenderedPageBreak/>
        <w:t>致有效特征不稳定。引入</w:t>
      </w:r>
      <w:r>
        <w:rPr>
          <w:rFonts w:hint="eastAsia"/>
          <w:sz w:val="24"/>
        </w:rPr>
        <w:t>MAX9814</w:t>
      </w:r>
      <w:r>
        <w:rPr>
          <w:rFonts w:hint="eastAsia"/>
          <w:sz w:val="24"/>
        </w:rPr>
        <w:t>后，系统可在前端获得更高信噪比，为后续</w:t>
      </w:r>
      <w:r>
        <w:rPr>
          <w:rFonts w:hint="eastAsia"/>
          <w:sz w:val="24"/>
        </w:rPr>
        <w:t>PGA117</w:t>
      </w:r>
      <w:r>
        <w:rPr>
          <w:rFonts w:hint="eastAsia"/>
          <w:sz w:val="24"/>
        </w:rPr>
        <w:t>增益整定与</w:t>
      </w:r>
      <w:r>
        <w:rPr>
          <w:rFonts w:hint="eastAsia"/>
          <w:sz w:val="24"/>
        </w:rPr>
        <w:t>ADC</w:t>
      </w:r>
      <w:r>
        <w:rPr>
          <w:rFonts w:hint="eastAsia"/>
          <w:sz w:val="24"/>
        </w:rPr>
        <w:t>采样提供可靠输入。</w:t>
      </w:r>
      <w:r>
        <w:rPr>
          <w:rFonts w:hint="eastAsia"/>
          <w:sz w:val="24"/>
        </w:rPr>
        <w:t>MAX9814</w:t>
      </w:r>
      <w:r>
        <w:rPr>
          <w:rFonts w:hint="eastAsia"/>
          <w:sz w:val="24"/>
        </w:rPr>
        <w:t>模块原理与实物分别如图</w:t>
      </w:r>
      <w:r>
        <w:rPr>
          <w:rFonts w:hint="eastAsia"/>
          <w:sz w:val="24"/>
        </w:rPr>
        <w:t>3-3</w:t>
      </w:r>
      <w:r>
        <w:rPr>
          <w:rFonts w:hint="eastAsia"/>
          <w:sz w:val="24"/>
        </w:rPr>
        <w:t>和图</w:t>
      </w:r>
      <w:r>
        <w:rPr>
          <w:rFonts w:hint="eastAsia"/>
          <w:sz w:val="24"/>
        </w:rPr>
        <w:t>3-4</w:t>
      </w:r>
      <w:r>
        <w:rPr>
          <w:rFonts w:hint="eastAsia"/>
          <w:sz w:val="24"/>
        </w:rPr>
        <w:t>所示。</w:t>
      </w:r>
    </w:p>
    <w:p w14:paraId="43DB39BD" w14:textId="77777777" w:rsidR="007B0BC4" w:rsidRDefault="00000000">
      <w:pPr>
        <w:spacing w:line="360" w:lineRule="auto"/>
        <w:ind w:firstLineChars="200" w:firstLine="480"/>
        <w:rPr>
          <w:sz w:val="24"/>
        </w:rPr>
      </w:pPr>
      <w:commentRangeStart w:id="52"/>
      <w:r>
        <w:rPr>
          <w:rFonts w:hint="eastAsia"/>
          <w:sz w:val="24"/>
        </w:rPr>
        <w:t>调试阶段通过示波器对</w:t>
      </w:r>
      <w:r>
        <w:rPr>
          <w:rFonts w:hint="eastAsia"/>
          <w:sz w:val="24"/>
        </w:rPr>
        <w:t>MAX9814</w:t>
      </w:r>
      <w:r>
        <w:rPr>
          <w:rFonts w:hint="eastAsia"/>
          <w:sz w:val="24"/>
        </w:rPr>
        <w:t>输出波形进行观察，能够清晰区分静态噪声区与敲击脉冲区。该模块在本系统中主要承担“可检测”保障作用，是识别链路的首要基础。</w:t>
      </w:r>
      <w:commentRangeEnd w:id="52"/>
      <w:r w:rsidR="00AB6C03">
        <w:rPr>
          <w:rStyle w:val="a9"/>
          <w:sz w:val="24"/>
          <w:szCs w:val="24"/>
        </w:rPr>
        <w:commentReference w:id="52"/>
      </w:r>
    </w:p>
    <w:p w14:paraId="4C42E5C5" w14:textId="77777777" w:rsidR="007B0BC4" w:rsidRDefault="00000000">
      <w:pPr>
        <w:spacing w:line="360" w:lineRule="auto"/>
        <w:ind w:firstLineChars="200" w:firstLine="420"/>
        <w:jc w:val="center"/>
      </w:pPr>
      <w:r>
        <w:rPr>
          <w:noProof/>
        </w:rPr>
        <w:drawing>
          <wp:inline distT="0" distB="0" distL="114300" distR="114300" wp14:anchorId="2B58DC03" wp14:editId="0AFD33B0">
            <wp:extent cx="3599815" cy="2917190"/>
            <wp:effectExtent l="0" t="0" r="635" b="165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23"/>
                    <a:stretch>
                      <a:fillRect/>
                    </a:stretch>
                  </pic:blipFill>
                  <pic:spPr>
                    <a:xfrm>
                      <a:off x="0" y="0"/>
                      <a:ext cx="3599815" cy="2917190"/>
                    </a:xfrm>
                    <a:prstGeom prst="rect">
                      <a:avLst/>
                    </a:prstGeom>
                  </pic:spPr>
                </pic:pic>
              </a:graphicData>
            </a:graphic>
          </wp:inline>
        </w:drawing>
      </w:r>
    </w:p>
    <w:p w14:paraId="3D7595CD" w14:textId="77777777" w:rsidR="007B0BC4" w:rsidRDefault="00000000">
      <w:pPr>
        <w:spacing w:line="360" w:lineRule="auto"/>
        <w:ind w:firstLineChars="200" w:firstLine="420"/>
        <w:jc w:val="center"/>
      </w:pPr>
      <w:r>
        <w:rPr>
          <w:rFonts w:hint="eastAsia"/>
        </w:rPr>
        <w:t>图</w:t>
      </w:r>
      <w:r>
        <w:rPr>
          <w:rFonts w:hint="eastAsia"/>
        </w:rPr>
        <w:t>3-3 MAX9814</w:t>
      </w:r>
      <w:r>
        <w:rPr>
          <w:rFonts w:hint="eastAsia"/>
        </w:rPr>
        <w:t>模块原理图</w:t>
      </w:r>
    </w:p>
    <w:p w14:paraId="6300AE24" w14:textId="77777777" w:rsidR="007B0BC4" w:rsidRDefault="007B0BC4">
      <w:pPr>
        <w:spacing w:line="360" w:lineRule="auto"/>
        <w:ind w:firstLineChars="200" w:firstLine="420"/>
        <w:jc w:val="center"/>
      </w:pPr>
    </w:p>
    <w:p w14:paraId="2C257EA9" w14:textId="77777777" w:rsidR="007B0BC4" w:rsidRDefault="00000000">
      <w:pPr>
        <w:spacing w:line="360" w:lineRule="auto"/>
        <w:ind w:firstLineChars="200" w:firstLine="420"/>
        <w:jc w:val="center"/>
        <w:rPr>
          <w:sz w:val="24"/>
        </w:rPr>
      </w:pPr>
      <w:r>
        <w:rPr>
          <w:noProof/>
        </w:rPr>
        <w:drawing>
          <wp:inline distT="0" distB="0" distL="114300" distR="114300" wp14:anchorId="2EB49D30" wp14:editId="61FF0165">
            <wp:extent cx="3599815" cy="1716405"/>
            <wp:effectExtent l="0" t="0" r="63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3599815" cy="1716405"/>
                    </a:xfrm>
                    <a:prstGeom prst="rect">
                      <a:avLst/>
                    </a:prstGeom>
                  </pic:spPr>
                </pic:pic>
              </a:graphicData>
            </a:graphic>
          </wp:inline>
        </w:drawing>
      </w:r>
    </w:p>
    <w:p w14:paraId="3578DC3B" w14:textId="77777777" w:rsidR="007B0BC4" w:rsidRDefault="00000000">
      <w:pPr>
        <w:spacing w:line="360" w:lineRule="auto"/>
        <w:ind w:firstLineChars="200" w:firstLine="420"/>
        <w:jc w:val="center"/>
      </w:pPr>
      <w:r>
        <w:t>图</w:t>
      </w:r>
      <w:r>
        <w:t>3-</w:t>
      </w:r>
      <w:r>
        <w:rPr>
          <w:rFonts w:hint="eastAsia"/>
        </w:rPr>
        <w:t>4</w:t>
      </w:r>
      <w:r>
        <w:t xml:space="preserve"> MAX9814</w:t>
      </w:r>
      <w:r>
        <w:t>模块</w:t>
      </w:r>
      <w:r>
        <w:t>PCB</w:t>
      </w:r>
      <w:r>
        <w:t>图</w:t>
      </w:r>
    </w:p>
    <w:p w14:paraId="78A59E2B" w14:textId="77777777" w:rsidR="007B0BC4" w:rsidRDefault="00000000">
      <w:pPr>
        <w:tabs>
          <w:tab w:val="left" w:pos="0"/>
        </w:tabs>
        <w:spacing w:line="360" w:lineRule="auto"/>
        <w:outlineLvl w:val="1"/>
        <w:rPr>
          <w:rFonts w:asciiTheme="majorEastAsia" w:eastAsiaTheme="majorEastAsia" w:hAnsiTheme="majorEastAsia" w:cs="黑体" w:hint="eastAsia"/>
          <w:b/>
          <w:bCs/>
          <w:sz w:val="30"/>
          <w:szCs w:val="30"/>
        </w:rPr>
      </w:pPr>
      <w:bookmarkStart w:id="53" w:name="_Toc554"/>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4</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可编程增益模块（PGA117）</w:t>
      </w:r>
      <w:bookmarkEnd w:id="53"/>
    </w:p>
    <w:p w14:paraId="04B1D68E"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3580ADAC" w14:textId="77777777" w:rsidR="007B0BC4" w:rsidRDefault="00000000">
      <w:pPr>
        <w:spacing w:line="360" w:lineRule="auto"/>
        <w:ind w:firstLineChars="200" w:firstLine="480"/>
        <w:rPr>
          <w:sz w:val="24"/>
        </w:rPr>
      </w:pPr>
      <w:r>
        <w:rPr>
          <w:sz w:val="24"/>
        </w:rPr>
        <w:t>PGA117</w:t>
      </w:r>
      <w:r>
        <w:rPr>
          <w:sz w:val="24"/>
        </w:rPr>
        <w:t>模块在本系统中的作用并不是单纯</w:t>
      </w:r>
      <w:r>
        <w:rPr>
          <w:sz w:val="24"/>
        </w:rPr>
        <w:t>“</w:t>
      </w:r>
      <w:r>
        <w:rPr>
          <w:sz w:val="24"/>
        </w:rPr>
        <w:t>放大</w:t>
      </w:r>
      <w:r>
        <w:rPr>
          <w:sz w:val="24"/>
        </w:rPr>
        <w:t>”</w:t>
      </w:r>
      <w:r>
        <w:rPr>
          <w:sz w:val="24"/>
        </w:rPr>
        <w:t>信号，而是将前端采集到的敲击声幅值调整到模数转换器易于分辨的工作区间。其配置通过</w:t>
      </w:r>
      <w:r>
        <w:rPr>
          <w:sz w:val="24"/>
        </w:rPr>
        <w:t>SPI</w:t>
      </w:r>
      <w:r>
        <w:rPr>
          <w:sz w:val="24"/>
        </w:rPr>
        <w:t>接口完成，</w:t>
      </w:r>
      <w:r>
        <w:rPr>
          <w:sz w:val="24"/>
        </w:rPr>
        <w:lastRenderedPageBreak/>
        <w:t>调试时需要固定敲击方式并逐步切换不同增益档位，综合观察时域波形峰值、频谱主峰稳定性以及最终识别结果的一致性，以确定系统的稳定工作点。</w:t>
      </w:r>
      <w:r>
        <w:rPr>
          <w:sz w:val="24"/>
        </w:rPr>
        <w:t>PGA117</w:t>
      </w:r>
      <w:r>
        <w:rPr>
          <w:sz w:val="24"/>
        </w:rPr>
        <w:t>模块原理与</w:t>
      </w:r>
      <w:r>
        <w:rPr>
          <w:sz w:val="24"/>
        </w:rPr>
        <w:t>PCB</w:t>
      </w:r>
      <w:r>
        <w:rPr>
          <w:sz w:val="24"/>
        </w:rPr>
        <w:t>如图</w:t>
      </w:r>
      <w:r>
        <w:rPr>
          <w:sz w:val="24"/>
        </w:rPr>
        <w:t>3-5</w:t>
      </w:r>
      <w:r>
        <w:rPr>
          <w:sz w:val="24"/>
        </w:rPr>
        <w:t>和图</w:t>
      </w:r>
      <w:r>
        <w:rPr>
          <w:sz w:val="24"/>
        </w:rPr>
        <w:t>3-6</w:t>
      </w:r>
      <w:r>
        <w:rPr>
          <w:sz w:val="24"/>
        </w:rPr>
        <w:t>所示。</w:t>
      </w:r>
    </w:p>
    <w:p w14:paraId="24938025" w14:textId="77777777" w:rsidR="007B0BC4" w:rsidRDefault="00000000">
      <w:pPr>
        <w:spacing w:line="360" w:lineRule="auto"/>
        <w:ind w:firstLineChars="200" w:firstLine="480"/>
        <w:rPr>
          <w:sz w:val="24"/>
        </w:rPr>
      </w:pPr>
      <w:r>
        <w:rPr>
          <w:rFonts w:hint="eastAsia"/>
          <w:sz w:val="24"/>
        </w:rPr>
        <w:t>当增益设置过低时，有效敲击信号可能难以越过门限而导致漏检；当增益设置过高时，波形又可能出现削顶和高频杂峰增强。因而，可编程增益模块的价值在于为不同杯体、不同敲击力度以及不同环境噪声条件提供可重复调节的接口，使系统在联调过程中能够更快收敛到兼顾灵敏度与稳定性的参数组合。</w:t>
      </w:r>
    </w:p>
    <w:p w14:paraId="49A7CB0E" w14:textId="77777777" w:rsidR="007B0BC4" w:rsidRDefault="00000000">
      <w:pPr>
        <w:spacing w:line="360" w:lineRule="auto"/>
        <w:ind w:firstLineChars="200" w:firstLine="420"/>
        <w:jc w:val="center"/>
      </w:pPr>
      <w:r>
        <w:rPr>
          <w:noProof/>
        </w:rPr>
        <w:drawing>
          <wp:inline distT="0" distB="0" distL="114300" distR="114300" wp14:anchorId="0EE55A0F" wp14:editId="0FBCA72D">
            <wp:extent cx="3239770" cy="1877695"/>
            <wp:effectExtent l="0" t="0" r="17780" b="825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5"/>
                    <a:stretch>
                      <a:fillRect/>
                    </a:stretch>
                  </pic:blipFill>
                  <pic:spPr>
                    <a:xfrm>
                      <a:off x="0" y="0"/>
                      <a:ext cx="3239770" cy="1877695"/>
                    </a:xfrm>
                    <a:prstGeom prst="rect">
                      <a:avLst/>
                    </a:prstGeom>
                  </pic:spPr>
                </pic:pic>
              </a:graphicData>
            </a:graphic>
          </wp:inline>
        </w:drawing>
      </w:r>
    </w:p>
    <w:p w14:paraId="4525BA18" w14:textId="77777777" w:rsidR="007B0BC4" w:rsidRDefault="00000000">
      <w:pPr>
        <w:spacing w:line="360" w:lineRule="auto"/>
        <w:ind w:firstLineChars="200" w:firstLine="420"/>
        <w:jc w:val="center"/>
      </w:pPr>
      <w:r>
        <w:rPr>
          <w:rFonts w:hint="eastAsia"/>
        </w:rPr>
        <w:t>图</w:t>
      </w:r>
      <w:r>
        <w:rPr>
          <w:rFonts w:hint="eastAsia"/>
        </w:rPr>
        <w:t>3-5 PGA117</w:t>
      </w:r>
      <w:r>
        <w:rPr>
          <w:rFonts w:hint="eastAsia"/>
        </w:rPr>
        <w:t>模块原理图</w:t>
      </w:r>
    </w:p>
    <w:p w14:paraId="5360F4AC" w14:textId="77777777" w:rsidR="007B0BC4" w:rsidRDefault="007B0BC4">
      <w:pPr>
        <w:spacing w:line="360" w:lineRule="auto"/>
        <w:ind w:firstLineChars="200" w:firstLine="420"/>
        <w:jc w:val="center"/>
      </w:pPr>
    </w:p>
    <w:p w14:paraId="49974F0A" w14:textId="77777777" w:rsidR="007B0BC4" w:rsidRDefault="00000000">
      <w:pPr>
        <w:spacing w:line="360" w:lineRule="auto"/>
        <w:ind w:firstLineChars="200" w:firstLine="420"/>
        <w:jc w:val="center"/>
        <w:rPr>
          <w:sz w:val="24"/>
        </w:rPr>
      </w:pPr>
      <w:r>
        <w:rPr>
          <w:noProof/>
        </w:rPr>
        <w:drawing>
          <wp:inline distT="0" distB="0" distL="114300" distR="114300" wp14:anchorId="536625E4" wp14:editId="10C86CAE">
            <wp:extent cx="3239770" cy="1750695"/>
            <wp:effectExtent l="0" t="0" r="177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3239770" cy="1750695"/>
                    </a:xfrm>
                    <a:prstGeom prst="rect">
                      <a:avLst/>
                    </a:prstGeom>
                  </pic:spPr>
                </pic:pic>
              </a:graphicData>
            </a:graphic>
          </wp:inline>
        </w:drawing>
      </w:r>
    </w:p>
    <w:p w14:paraId="4CC00355" w14:textId="77777777" w:rsidR="007B0BC4" w:rsidRDefault="00000000">
      <w:pPr>
        <w:spacing w:line="360" w:lineRule="auto"/>
        <w:ind w:firstLine="420"/>
        <w:jc w:val="center"/>
      </w:pPr>
      <w:r>
        <w:t>图</w:t>
      </w:r>
      <w:r>
        <w:t>3-</w:t>
      </w:r>
      <w:r>
        <w:rPr>
          <w:rFonts w:hint="eastAsia"/>
        </w:rPr>
        <w:t>6</w:t>
      </w:r>
      <w:r>
        <w:t xml:space="preserve"> PGA117</w:t>
      </w:r>
      <w:r>
        <w:t>模块</w:t>
      </w:r>
      <w:r>
        <w:t>PCB</w:t>
      </w:r>
      <w:r>
        <w:t>图</w:t>
      </w:r>
    </w:p>
    <w:p w14:paraId="7D4C9F67" w14:textId="77777777" w:rsidR="007B0BC4" w:rsidRDefault="007B0BC4">
      <w:pPr>
        <w:spacing w:line="360" w:lineRule="auto"/>
        <w:ind w:firstLine="420"/>
      </w:pPr>
    </w:p>
    <w:p w14:paraId="7F8C3637" w14:textId="77777777" w:rsidR="007B0BC4" w:rsidRDefault="00000000">
      <w:pPr>
        <w:tabs>
          <w:tab w:val="left" w:pos="0"/>
        </w:tabs>
        <w:spacing w:line="360" w:lineRule="auto"/>
        <w:outlineLvl w:val="1"/>
        <w:rPr>
          <w:rFonts w:asciiTheme="majorEastAsia" w:eastAsiaTheme="majorEastAsia" w:hAnsiTheme="majorEastAsia" w:cs="黑体" w:hint="eastAsia"/>
          <w:b/>
          <w:bCs/>
          <w:sz w:val="30"/>
          <w:szCs w:val="30"/>
        </w:rPr>
      </w:pPr>
      <w:bookmarkStart w:id="54" w:name="_Toc30715"/>
      <w:commentRangeStart w:id="55"/>
      <w:r>
        <w:rPr>
          <w:rFonts w:asciiTheme="majorEastAsia" w:eastAsiaTheme="majorEastAsia" w:hAnsiTheme="majorEastAsia" w:cs="黑体" w:hint="eastAsia"/>
          <w:b/>
          <w:bCs/>
          <w:sz w:val="30"/>
          <w:szCs w:val="30"/>
        </w:rPr>
        <w:t>第3.5节 模数转换接口设计</w:t>
      </w:r>
      <w:bookmarkEnd w:id="54"/>
      <w:commentRangeEnd w:id="55"/>
      <w:r w:rsidR="00EA7D2E">
        <w:rPr>
          <w:rStyle w:val="a9"/>
          <w:rFonts w:asciiTheme="majorEastAsia" w:eastAsiaTheme="majorEastAsia" w:hAnsiTheme="majorEastAsia" w:cs="黑体" w:hint="eastAsia"/>
          <w:b/>
          <w:bCs/>
          <w:sz w:val="30"/>
          <w:szCs w:val="30"/>
        </w:rPr>
        <w:commentReference w:id="55"/>
      </w:r>
    </w:p>
    <w:p w14:paraId="4108C94D"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091F696A" w14:textId="77777777" w:rsidR="007B0BC4" w:rsidRDefault="00000000">
      <w:pPr>
        <w:spacing w:line="360" w:lineRule="auto"/>
        <w:ind w:firstLineChars="200" w:firstLine="480"/>
        <w:rPr>
          <w:sz w:val="24"/>
        </w:rPr>
      </w:pPr>
      <w:r>
        <w:rPr>
          <w:rFonts w:hint="eastAsia"/>
          <w:sz w:val="24"/>
        </w:rPr>
        <w:t>采集链路的模拟信号最终需要通过模数转换接口进入数字域。硬件上，本系统采用单通道输入结构，将前端调理后的敲击声信号送入主控</w:t>
      </w:r>
      <w:r>
        <w:rPr>
          <w:rFonts w:hint="eastAsia"/>
          <w:sz w:val="24"/>
        </w:rPr>
        <w:t>ADC</w:t>
      </w:r>
      <w:r>
        <w:rPr>
          <w:rFonts w:hint="eastAsia"/>
          <w:sz w:val="24"/>
        </w:rPr>
        <w:t>引脚，并通过合理的参考地、供电去耦和紧凑的信号回路布局减小数字开关噪声对模拟测量</w:t>
      </w:r>
      <w:r>
        <w:rPr>
          <w:rFonts w:hint="eastAsia"/>
          <w:sz w:val="24"/>
        </w:rPr>
        <w:lastRenderedPageBreak/>
        <w:t>的影响</w:t>
      </w:r>
      <w:r>
        <w:rPr>
          <w:rFonts w:hint="eastAsia"/>
          <w:sz w:val="24"/>
          <w:vertAlign w:val="superscript"/>
        </w:rPr>
        <w:fldChar w:fldCharType="begin"/>
      </w:r>
      <w:r>
        <w:instrText xml:space="preserve"> REF _Ref24185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Pr>
          <w:rFonts w:hint="eastAsia"/>
          <w:sz w:val="24"/>
        </w:rPr>
        <w:t>。</w:t>
      </w:r>
    </w:p>
    <w:p w14:paraId="151BC434" w14:textId="77777777" w:rsidR="007B0BC4" w:rsidRDefault="00000000">
      <w:pPr>
        <w:spacing w:line="360" w:lineRule="auto"/>
        <w:ind w:firstLineChars="200" w:firstLine="480"/>
        <w:rPr>
          <w:sz w:val="24"/>
        </w:rPr>
      </w:pPr>
      <w:r>
        <w:rPr>
          <w:rFonts w:hint="eastAsia"/>
          <w:sz w:val="24"/>
        </w:rPr>
        <w:t>在接口设计上，需要综合考虑输入幅值范围、采样带宽以及与前后级的阻抗匹配关系。由于玻璃杯敲击信号属于短时冲击声，接口既要保证脉冲上升沿能够被有效采集，又要避免过大幅值直接造成模数转换饱和。至于采样缓存、</w:t>
      </w:r>
      <w:r>
        <w:rPr>
          <w:rFonts w:hint="eastAsia"/>
          <w:sz w:val="24"/>
        </w:rPr>
        <w:t>DMA</w:t>
      </w:r>
      <w:r>
        <w:rPr>
          <w:rFonts w:hint="eastAsia"/>
          <w:sz w:val="24"/>
        </w:rPr>
        <w:t>搬运与触发机制，则属于软件实现内容，将在第</w:t>
      </w:r>
      <w:r>
        <w:rPr>
          <w:rFonts w:hint="eastAsia"/>
          <w:sz w:val="24"/>
        </w:rPr>
        <w:t>4</w:t>
      </w:r>
      <w:r>
        <w:rPr>
          <w:rFonts w:hint="eastAsia"/>
          <w:sz w:val="24"/>
        </w:rPr>
        <w:t>章中进一步介绍。</w:t>
      </w:r>
    </w:p>
    <w:p w14:paraId="6542B74F" w14:textId="77777777" w:rsidR="007B0BC4" w:rsidRDefault="007B0BC4">
      <w:pPr>
        <w:spacing w:line="360" w:lineRule="auto"/>
        <w:ind w:firstLineChars="200" w:firstLine="480"/>
        <w:rPr>
          <w:sz w:val="24"/>
        </w:rPr>
      </w:pPr>
    </w:p>
    <w:p w14:paraId="4B7F4949" w14:textId="0B1D0F04"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56" w:name="_Toc12376"/>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6</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w:t>
      </w:r>
      <w:commentRangeStart w:id="57"/>
      <w:r>
        <w:rPr>
          <w:rFonts w:asciiTheme="majorEastAsia" w:eastAsiaTheme="majorEastAsia" w:hAnsiTheme="majorEastAsia" w:cs="黑体" w:hint="eastAsia"/>
          <w:b/>
          <w:bCs/>
          <w:sz w:val="30"/>
          <w:szCs w:val="30"/>
        </w:rPr>
        <w:t>人机交互</w:t>
      </w:r>
      <w:ins w:id="58" w:author="mintong zhou" w:date="2026-04-20T22:11:00Z" w16du:dateUtc="2026-04-20T14:11:00Z">
        <w:r w:rsidR="0026093D">
          <w:rPr>
            <w:rFonts w:asciiTheme="majorEastAsia" w:eastAsiaTheme="majorEastAsia" w:hAnsiTheme="majorEastAsia" w:cs="黑体" w:hint="eastAsia"/>
            <w:b/>
            <w:bCs/>
            <w:sz w:val="30"/>
            <w:szCs w:val="30"/>
          </w:rPr>
          <w:t>模块</w:t>
        </w:r>
      </w:ins>
      <w:del w:id="59" w:author="mintong zhou" w:date="2026-04-20T22:10:00Z" w16du:dateUtc="2026-04-20T14:10:00Z">
        <w:r w:rsidDel="0026093D">
          <w:rPr>
            <w:rFonts w:asciiTheme="majorEastAsia" w:eastAsiaTheme="majorEastAsia" w:hAnsiTheme="majorEastAsia" w:cs="黑体" w:hint="eastAsia"/>
            <w:b/>
            <w:bCs/>
            <w:sz w:val="30"/>
            <w:szCs w:val="30"/>
          </w:rPr>
          <w:delText>与串口通信</w:delText>
        </w:r>
      </w:del>
      <w:bookmarkEnd w:id="56"/>
      <w:commentRangeEnd w:id="57"/>
      <w:r w:rsidR="0026093D">
        <w:rPr>
          <w:rStyle w:val="a9"/>
          <w:rFonts w:asciiTheme="majorEastAsia" w:eastAsiaTheme="majorEastAsia" w:hAnsiTheme="majorEastAsia" w:cs="黑体" w:hint="eastAsia"/>
          <w:b/>
          <w:bCs/>
          <w:sz w:val="30"/>
          <w:szCs w:val="30"/>
        </w:rPr>
        <w:commentReference w:id="57"/>
      </w:r>
    </w:p>
    <w:p w14:paraId="6D2B4B76"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30FAD4D2" w14:textId="77777777" w:rsidR="007B0BC4" w:rsidRDefault="00000000">
      <w:pPr>
        <w:spacing w:line="360" w:lineRule="auto"/>
        <w:ind w:firstLine="420"/>
        <w:rPr>
          <w:sz w:val="24"/>
        </w:rPr>
      </w:pPr>
      <w:r>
        <w:rPr>
          <w:sz w:val="24"/>
        </w:rPr>
        <w:t>串口屏与主控通过</w:t>
      </w:r>
      <w:r>
        <w:rPr>
          <w:sz w:val="24"/>
        </w:rPr>
        <w:t>UART4</w:t>
      </w:r>
      <w:r>
        <w:rPr>
          <w:sz w:val="24"/>
        </w:rPr>
        <w:t>进行通信，波特率设置为</w:t>
      </w:r>
      <w:r>
        <w:rPr>
          <w:sz w:val="24"/>
        </w:rPr>
        <w:t>115200</w:t>
      </w:r>
      <w:r>
        <w:rPr>
          <w:sz w:val="24"/>
        </w:rPr>
        <w:t>。其中</w:t>
      </w:r>
      <w:r>
        <w:rPr>
          <w:sz w:val="24"/>
        </w:rPr>
        <w:t>PA0</w:t>
      </w:r>
      <w:r>
        <w:rPr>
          <w:sz w:val="24"/>
        </w:rPr>
        <w:t>作为主控发送端（</w:t>
      </w:r>
      <w:r>
        <w:rPr>
          <w:sz w:val="24"/>
        </w:rPr>
        <w:t>UART4_TX</w:t>
      </w:r>
      <w:r>
        <w:rPr>
          <w:sz w:val="24"/>
        </w:rPr>
        <w:t>），</w:t>
      </w:r>
      <w:r>
        <w:rPr>
          <w:sz w:val="24"/>
        </w:rPr>
        <w:t>PA1</w:t>
      </w:r>
      <w:r>
        <w:rPr>
          <w:sz w:val="24"/>
        </w:rPr>
        <w:t>作为主控接收端（</w:t>
      </w:r>
      <w:r>
        <w:rPr>
          <w:sz w:val="24"/>
        </w:rPr>
        <w:t>UART4_RX</w:t>
      </w:r>
      <w:r>
        <w:rPr>
          <w:sz w:val="24"/>
        </w:rPr>
        <w:t>），用于接收模式切换和演奏触发指令。在协议层采用固定帧头与长度校验策略，可提高按键指令识别的鲁棒性。串口屏模块及其显示界面分别如图</w:t>
      </w:r>
      <w:r>
        <w:rPr>
          <w:sz w:val="24"/>
        </w:rPr>
        <w:t>3-7</w:t>
      </w:r>
      <w:r>
        <w:rPr>
          <w:sz w:val="24"/>
        </w:rPr>
        <w:t>和图</w:t>
      </w:r>
      <w:r>
        <w:rPr>
          <w:sz w:val="24"/>
        </w:rPr>
        <w:t>3-8</w:t>
      </w:r>
      <w:r>
        <w:rPr>
          <w:sz w:val="24"/>
        </w:rPr>
        <w:t>所示。</w:t>
      </w:r>
    </w:p>
    <w:p w14:paraId="21C345F2" w14:textId="77777777" w:rsidR="007B0BC4" w:rsidRDefault="00000000">
      <w:pPr>
        <w:spacing w:line="360" w:lineRule="auto"/>
        <w:ind w:firstLine="420"/>
        <w:rPr>
          <w:sz w:val="24"/>
        </w:rPr>
      </w:pPr>
      <w:r>
        <w:rPr>
          <w:rFonts w:hint="eastAsia"/>
          <w:sz w:val="24"/>
        </w:rPr>
        <w:t>实践表明，串口屏通信稳定性直接影响任务演示效果。通过在主控侧加入超时清空与帧同步恢复机制，可降低异常字节对业务状态机的干扰。</w:t>
      </w:r>
    </w:p>
    <w:p w14:paraId="5B5F1D98" w14:textId="77777777" w:rsidR="007B0BC4" w:rsidRDefault="00000000">
      <w:pPr>
        <w:spacing w:line="360" w:lineRule="auto"/>
        <w:ind w:firstLine="420"/>
        <w:jc w:val="center"/>
        <w:rPr>
          <w:sz w:val="24"/>
        </w:rPr>
      </w:pPr>
      <w:r>
        <w:rPr>
          <w:rFonts w:hint="eastAsia"/>
          <w:noProof/>
          <w:sz w:val="24"/>
        </w:rPr>
        <w:drawing>
          <wp:inline distT="0" distB="0" distL="114300" distR="114300" wp14:anchorId="73FE024F" wp14:editId="72AB8C41">
            <wp:extent cx="2700020" cy="1769110"/>
            <wp:effectExtent l="0" t="0" r="5080" b="2540"/>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27"/>
                    <a:stretch>
                      <a:fillRect/>
                    </a:stretch>
                  </pic:blipFill>
                  <pic:spPr>
                    <a:xfrm>
                      <a:off x="0" y="0"/>
                      <a:ext cx="2700020" cy="1769110"/>
                    </a:xfrm>
                    <a:prstGeom prst="rect">
                      <a:avLst/>
                    </a:prstGeom>
                  </pic:spPr>
                </pic:pic>
              </a:graphicData>
            </a:graphic>
          </wp:inline>
        </w:drawing>
      </w:r>
    </w:p>
    <w:p w14:paraId="6AFF3166" w14:textId="77777777" w:rsidR="007B0BC4" w:rsidRDefault="00000000">
      <w:pPr>
        <w:spacing w:line="360" w:lineRule="auto"/>
        <w:ind w:firstLine="420"/>
        <w:jc w:val="center"/>
      </w:pPr>
      <w:r>
        <w:t>图</w:t>
      </w:r>
      <w:r>
        <w:t>3-</w:t>
      </w:r>
      <w:r>
        <w:rPr>
          <w:rFonts w:hint="eastAsia"/>
        </w:rPr>
        <w:t>7</w:t>
      </w:r>
      <w:r>
        <w:t xml:space="preserve"> </w:t>
      </w:r>
      <w:r>
        <w:rPr>
          <w:rFonts w:hint="eastAsia"/>
        </w:rPr>
        <w:t>串口屏模块</w:t>
      </w:r>
    </w:p>
    <w:p w14:paraId="5B170672" w14:textId="77777777" w:rsidR="007B0BC4" w:rsidRDefault="007B0BC4">
      <w:pPr>
        <w:spacing w:line="360" w:lineRule="auto"/>
        <w:ind w:firstLine="420"/>
        <w:jc w:val="center"/>
      </w:pPr>
    </w:p>
    <w:p w14:paraId="1D5F2EF0" w14:textId="77777777" w:rsidR="007B0BC4" w:rsidRDefault="00000000">
      <w:pPr>
        <w:spacing w:line="360" w:lineRule="auto"/>
        <w:ind w:firstLineChars="200" w:firstLine="480"/>
        <w:jc w:val="center"/>
        <w:rPr>
          <w:sz w:val="24"/>
        </w:rPr>
      </w:pPr>
      <w:r>
        <w:rPr>
          <w:rFonts w:hint="eastAsia"/>
          <w:noProof/>
          <w:sz w:val="24"/>
        </w:rPr>
        <w:drawing>
          <wp:inline distT="0" distB="0" distL="114300" distR="114300" wp14:anchorId="3A3087AF" wp14:editId="72D217F7">
            <wp:extent cx="2700020" cy="1550035"/>
            <wp:effectExtent l="0" t="0" r="5080" b="12065"/>
            <wp:docPr id="11" name="图片 11"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10 091014"/>
                    <pic:cNvPicPr>
                      <a:picLocks noChangeAspect="1"/>
                    </pic:cNvPicPr>
                  </pic:nvPicPr>
                  <pic:blipFill>
                    <a:blip r:embed="rId28"/>
                    <a:stretch>
                      <a:fillRect/>
                    </a:stretch>
                  </pic:blipFill>
                  <pic:spPr>
                    <a:xfrm>
                      <a:off x="0" y="0"/>
                      <a:ext cx="2700020" cy="1550035"/>
                    </a:xfrm>
                    <a:prstGeom prst="rect">
                      <a:avLst/>
                    </a:prstGeom>
                  </pic:spPr>
                </pic:pic>
              </a:graphicData>
            </a:graphic>
          </wp:inline>
        </w:drawing>
      </w:r>
    </w:p>
    <w:p w14:paraId="679879C3" w14:textId="77777777" w:rsidR="007B0BC4" w:rsidRDefault="00000000">
      <w:pPr>
        <w:spacing w:line="360" w:lineRule="auto"/>
        <w:ind w:firstLine="420"/>
        <w:jc w:val="center"/>
      </w:pPr>
      <w:commentRangeStart w:id="60"/>
      <w:r>
        <w:t>图</w:t>
      </w:r>
      <w:r>
        <w:t>3-</w:t>
      </w:r>
      <w:r>
        <w:rPr>
          <w:rFonts w:hint="eastAsia"/>
        </w:rPr>
        <w:t>8</w:t>
      </w:r>
      <w:r>
        <w:t xml:space="preserve"> </w:t>
      </w:r>
      <w:r>
        <w:rPr>
          <w:rFonts w:hint="eastAsia"/>
        </w:rPr>
        <w:t>串口屏显示界面</w:t>
      </w:r>
      <w:commentRangeEnd w:id="60"/>
      <w:r w:rsidR="00EA7D2E">
        <w:rPr>
          <w:rStyle w:val="a9"/>
          <w:szCs w:val="24"/>
        </w:rPr>
        <w:commentReference w:id="60"/>
      </w:r>
    </w:p>
    <w:p w14:paraId="5F84201B"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61" w:name="_Toc4419"/>
      <w:r>
        <w:rPr>
          <w:rFonts w:asciiTheme="majorEastAsia" w:eastAsiaTheme="majorEastAsia" w:hAnsiTheme="majorEastAsia" w:cs="黑体" w:hint="eastAsia"/>
          <w:b/>
          <w:bCs/>
          <w:sz w:val="30"/>
          <w:szCs w:val="30"/>
        </w:rPr>
        <w:lastRenderedPageBreak/>
        <w:t>第3.7节 音频输出模块</w:t>
      </w:r>
      <w:bookmarkEnd w:id="61"/>
    </w:p>
    <w:p w14:paraId="6AD085B8"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5CA6E2D9" w14:textId="77777777" w:rsidR="007B0BC4" w:rsidRDefault="00000000">
      <w:pPr>
        <w:spacing w:line="360" w:lineRule="auto"/>
        <w:ind w:firstLine="420"/>
        <w:rPr>
          <w:sz w:val="24"/>
        </w:rPr>
      </w:pPr>
      <w:r>
        <w:rPr>
          <w:sz w:val="24"/>
        </w:rPr>
        <w:t>音频输出模块由主控音频驱动信号、功率放大级和扬声器组成。系统在识别成功或进入自动演奏状态后，由主控输出对应的时序信号，再经功放级提升驱动能力后推动扬声器发声，从而形成</w:t>
      </w:r>
      <w:r>
        <w:rPr>
          <w:sz w:val="24"/>
        </w:rPr>
        <w:t>“</w:t>
      </w:r>
      <w:r>
        <w:rPr>
          <w:sz w:val="24"/>
        </w:rPr>
        <w:t>识别</w:t>
      </w:r>
      <w:r>
        <w:rPr>
          <w:sz w:val="24"/>
        </w:rPr>
        <w:t>—</w:t>
      </w:r>
      <w:r>
        <w:rPr>
          <w:sz w:val="24"/>
        </w:rPr>
        <w:t>反馈</w:t>
      </w:r>
      <w:r>
        <w:rPr>
          <w:sz w:val="24"/>
        </w:rPr>
        <w:t>—</w:t>
      </w:r>
      <w:r>
        <w:rPr>
          <w:sz w:val="24"/>
        </w:rPr>
        <w:t>演示</w:t>
      </w:r>
      <w:r>
        <w:rPr>
          <w:sz w:val="24"/>
        </w:rPr>
        <w:t>”</w:t>
      </w:r>
      <w:r>
        <w:rPr>
          <w:sz w:val="24"/>
        </w:rPr>
        <w:t>的完整闭环。</w:t>
      </w:r>
      <w:r>
        <w:rPr>
          <w:sz w:val="24"/>
        </w:rPr>
        <w:t>TPA3138</w:t>
      </w:r>
      <w:r>
        <w:rPr>
          <w:sz w:val="24"/>
        </w:rPr>
        <w:t>模块原理与</w:t>
      </w:r>
      <w:r>
        <w:rPr>
          <w:sz w:val="24"/>
        </w:rPr>
        <w:t>PCB</w:t>
      </w:r>
      <w:r>
        <w:rPr>
          <w:sz w:val="24"/>
        </w:rPr>
        <w:t>结构分别如图</w:t>
      </w:r>
      <w:r>
        <w:rPr>
          <w:sz w:val="24"/>
        </w:rPr>
        <w:t>3-9</w:t>
      </w:r>
      <w:r>
        <w:rPr>
          <w:sz w:val="24"/>
        </w:rPr>
        <w:t>和图</w:t>
      </w:r>
      <w:r>
        <w:rPr>
          <w:sz w:val="24"/>
        </w:rPr>
        <w:t>3-10</w:t>
      </w:r>
      <w:r>
        <w:rPr>
          <w:sz w:val="24"/>
        </w:rPr>
        <w:t>所示。</w:t>
      </w:r>
    </w:p>
    <w:p w14:paraId="0959742E" w14:textId="77777777" w:rsidR="007B0BC4" w:rsidRDefault="00000000">
      <w:pPr>
        <w:spacing w:line="360" w:lineRule="auto"/>
        <w:ind w:firstLine="420"/>
        <w:rPr>
          <w:sz w:val="24"/>
        </w:rPr>
      </w:pPr>
      <w:commentRangeStart w:id="62"/>
      <w:r>
        <w:rPr>
          <w:rFonts w:hint="eastAsia"/>
          <w:sz w:val="24"/>
        </w:rPr>
        <w:t>联调时需重点确认功放供电与主控系统共地、输入参考一致以及使能状态有效。当示波器能够观察到稳定驱动波形且扬声器输出无明显失真时，可判定音频输出链路工作正常。由于该模块直接影响系统的交互体验，其设计既要保证声压充足，也要避免对前端采集链路造成额外电磁干扰。</w:t>
      </w:r>
      <w:commentRangeEnd w:id="62"/>
      <w:r w:rsidR="0026093D">
        <w:rPr>
          <w:rStyle w:val="a9"/>
          <w:sz w:val="24"/>
          <w:szCs w:val="24"/>
        </w:rPr>
        <w:commentReference w:id="62"/>
      </w:r>
    </w:p>
    <w:p w14:paraId="47CAB7EA" w14:textId="77777777" w:rsidR="007B0BC4" w:rsidRDefault="007B0BC4">
      <w:pPr>
        <w:spacing w:line="360" w:lineRule="auto"/>
        <w:ind w:firstLine="420"/>
        <w:rPr>
          <w:sz w:val="24"/>
        </w:rPr>
      </w:pPr>
    </w:p>
    <w:p w14:paraId="46FE767B" w14:textId="77777777" w:rsidR="007B0BC4" w:rsidRDefault="00000000">
      <w:pPr>
        <w:spacing w:line="360" w:lineRule="auto"/>
        <w:ind w:firstLine="420"/>
        <w:jc w:val="center"/>
      </w:pPr>
      <w:r>
        <w:rPr>
          <w:noProof/>
        </w:rPr>
        <w:drawing>
          <wp:inline distT="0" distB="0" distL="114300" distR="114300" wp14:anchorId="00EE654E" wp14:editId="54B11D81">
            <wp:extent cx="3599815" cy="2240280"/>
            <wp:effectExtent l="0" t="0" r="635"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9"/>
                    <a:stretch>
                      <a:fillRect/>
                    </a:stretch>
                  </pic:blipFill>
                  <pic:spPr>
                    <a:xfrm>
                      <a:off x="0" y="0"/>
                      <a:ext cx="3599815" cy="2240280"/>
                    </a:xfrm>
                    <a:prstGeom prst="rect">
                      <a:avLst/>
                    </a:prstGeom>
                  </pic:spPr>
                </pic:pic>
              </a:graphicData>
            </a:graphic>
          </wp:inline>
        </w:drawing>
      </w:r>
    </w:p>
    <w:p w14:paraId="2B142ACC" w14:textId="77777777" w:rsidR="007B0BC4" w:rsidRDefault="00000000">
      <w:pPr>
        <w:spacing w:line="360" w:lineRule="auto"/>
        <w:ind w:firstLine="420"/>
        <w:jc w:val="center"/>
      </w:pPr>
      <w:r>
        <w:t>图</w:t>
      </w:r>
      <w:r>
        <w:t>3-9 TPA3138</w:t>
      </w:r>
      <w:r>
        <w:t>模块原理图</w:t>
      </w:r>
    </w:p>
    <w:p w14:paraId="3FBA8CFB" w14:textId="77777777" w:rsidR="007B0BC4" w:rsidRDefault="007B0BC4">
      <w:pPr>
        <w:spacing w:line="360" w:lineRule="auto"/>
        <w:ind w:firstLine="420"/>
        <w:jc w:val="center"/>
      </w:pPr>
    </w:p>
    <w:p w14:paraId="72BF4DDA" w14:textId="77777777" w:rsidR="007B0BC4" w:rsidRDefault="00000000">
      <w:pPr>
        <w:spacing w:line="360" w:lineRule="auto"/>
        <w:ind w:firstLine="420"/>
        <w:jc w:val="center"/>
      </w:pPr>
      <w:r>
        <w:rPr>
          <w:noProof/>
        </w:rPr>
        <w:drawing>
          <wp:inline distT="0" distB="0" distL="114300" distR="114300" wp14:anchorId="29C5B23C" wp14:editId="20537AF8">
            <wp:extent cx="3599815" cy="1489710"/>
            <wp:effectExtent l="0" t="0" r="635" b="152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30"/>
                    <a:stretch>
                      <a:fillRect/>
                    </a:stretch>
                  </pic:blipFill>
                  <pic:spPr>
                    <a:xfrm>
                      <a:off x="0" y="0"/>
                      <a:ext cx="3599815" cy="1489710"/>
                    </a:xfrm>
                    <a:prstGeom prst="rect">
                      <a:avLst/>
                    </a:prstGeom>
                  </pic:spPr>
                </pic:pic>
              </a:graphicData>
            </a:graphic>
          </wp:inline>
        </w:drawing>
      </w:r>
    </w:p>
    <w:p w14:paraId="301A87C7" w14:textId="77777777" w:rsidR="007B0BC4" w:rsidRDefault="00000000">
      <w:pPr>
        <w:spacing w:line="360" w:lineRule="auto"/>
        <w:ind w:firstLine="420"/>
        <w:jc w:val="center"/>
      </w:pPr>
      <w:r>
        <w:t>图</w:t>
      </w:r>
      <w:r>
        <w:t>3-</w:t>
      </w:r>
      <w:r>
        <w:rPr>
          <w:rFonts w:hint="eastAsia"/>
        </w:rPr>
        <w:t>10</w:t>
      </w:r>
      <w:r>
        <w:t xml:space="preserve"> TPA3138</w:t>
      </w:r>
      <w:r>
        <w:t>功放模块</w:t>
      </w:r>
      <w:r>
        <w:t>PCB</w:t>
      </w:r>
      <w:r>
        <w:t>图</w:t>
      </w:r>
    </w:p>
    <w:p w14:paraId="04D7A035" w14:textId="77777777" w:rsidR="007B0BC4" w:rsidRDefault="007B0BC4">
      <w:pPr>
        <w:spacing w:line="360" w:lineRule="auto"/>
        <w:ind w:firstLine="420"/>
      </w:pPr>
    </w:p>
    <w:p w14:paraId="5F29CC98" w14:textId="77777777" w:rsidR="007B0BC4" w:rsidRDefault="007B0BC4">
      <w:pPr>
        <w:spacing w:line="360" w:lineRule="auto"/>
        <w:ind w:firstLine="420"/>
        <w:sectPr w:rsidR="007B0BC4">
          <w:pgSz w:w="11906" w:h="16838"/>
          <w:pgMar w:top="1440" w:right="1800" w:bottom="1440" w:left="1800" w:header="851" w:footer="992" w:gutter="0"/>
          <w:cols w:space="425"/>
          <w:docGrid w:type="lines" w:linePitch="312"/>
        </w:sectPr>
      </w:pPr>
    </w:p>
    <w:p w14:paraId="619ADE06" w14:textId="77777777" w:rsidR="007B0BC4" w:rsidRDefault="00000000">
      <w:pPr>
        <w:tabs>
          <w:tab w:val="left" w:pos="0"/>
        </w:tabs>
        <w:spacing w:line="360" w:lineRule="auto"/>
        <w:jc w:val="center"/>
        <w:outlineLvl w:val="0"/>
        <w:rPr>
          <w:rFonts w:cs="黑体"/>
          <w:b/>
          <w:bCs/>
          <w:sz w:val="30"/>
          <w:szCs w:val="30"/>
        </w:rPr>
      </w:pPr>
      <w:bookmarkStart w:id="63" w:name="_Toc2603"/>
      <w:r>
        <w:rPr>
          <w:rFonts w:cs="黑体" w:hint="eastAsia"/>
          <w:b/>
          <w:bCs/>
          <w:sz w:val="30"/>
          <w:szCs w:val="30"/>
        </w:rPr>
        <w:lastRenderedPageBreak/>
        <w:t>第</w:t>
      </w:r>
      <w:r>
        <w:rPr>
          <w:rFonts w:cs="黑体" w:hint="eastAsia"/>
          <w:b/>
          <w:bCs/>
          <w:sz w:val="30"/>
          <w:szCs w:val="30"/>
        </w:rPr>
        <w:t>4</w:t>
      </w:r>
      <w:r>
        <w:rPr>
          <w:rFonts w:cs="黑体" w:hint="eastAsia"/>
          <w:b/>
          <w:bCs/>
          <w:sz w:val="30"/>
          <w:szCs w:val="30"/>
        </w:rPr>
        <w:t>章</w:t>
      </w:r>
      <w:r>
        <w:rPr>
          <w:rFonts w:cs="黑体" w:hint="eastAsia"/>
          <w:b/>
          <w:bCs/>
          <w:sz w:val="30"/>
          <w:szCs w:val="30"/>
        </w:rPr>
        <w:t xml:space="preserve"> </w:t>
      </w:r>
      <w:r>
        <w:rPr>
          <w:rFonts w:cs="黑体" w:hint="eastAsia"/>
          <w:b/>
          <w:bCs/>
          <w:sz w:val="30"/>
          <w:szCs w:val="30"/>
        </w:rPr>
        <w:t>软件设计</w:t>
      </w:r>
      <w:del w:id="64" w:author="mintong zhou" w:date="2026-04-20T22:50:00Z" w16du:dateUtc="2026-04-20T14:50:00Z">
        <w:r w:rsidDel="00EA7D2E">
          <w:rPr>
            <w:rFonts w:cs="黑体" w:hint="eastAsia"/>
            <w:b/>
            <w:bCs/>
            <w:sz w:val="30"/>
            <w:szCs w:val="30"/>
          </w:rPr>
          <w:delText>与算法实现</w:delText>
        </w:r>
      </w:del>
      <w:bookmarkEnd w:id="63"/>
    </w:p>
    <w:p w14:paraId="5D51F94D" w14:textId="3F476645" w:rsidR="000D1431" w:rsidRDefault="00000000">
      <w:pPr>
        <w:spacing w:line="360" w:lineRule="auto"/>
        <w:ind w:firstLine="420"/>
        <w:rPr>
          <w:ins w:id="65" w:author="mintong zhou" w:date="2026-04-20T23:02:00Z" w16du:dateUtc="2026-04-20T15:02:00Z"/>
          <w:sz w:val="24"/>
        </w:rPr>
      </w:pPr>
      <w:r>
        <w:rPr>
          <w:rFonts w:hint="eastAsia"/>
          <w:sz w:val="24"/>
        </w:rPr>
        <w:t>本章</w:t>
      </w:r>
      <w:del w:id="66" w:author="mintong zhou" w:date="2026-04-20T22:50:00Z" w16du:dateUtc="2026-04-20T14:50:00Z">
        <w:r w:rsidDel="00EA7D2E">
          <w:rPr>
            <w:rFonts w:hint="eastAsia"/>
            <w:sz w:val="24"/>
          </w:rPr>
          <w:delText>围绕系统软件实现展开，</w:delText>
        </w:r>
      </w:del>
      <w:r>
        <w:rPr>
          <w:rFonts w:hint="eastAsia"/>
          <w:sz w:val="24"/>
        </w:rPr>
        <w:t>依次介绍</w:t>
      </w:r>
      <w:ins w:id="67" w:author="mintong zhou" w:date="2026-04-20T23:06:00Z" w16du:dateUtc="2026-04-20T15:06:00Z">
        <w:r w:rsidR="000D1431">
          <w:rPr>
            <w:rFonts w:hint="eastAsia"/>
            <w:sz w:val="24"/>
          </w:rPr>
          <w:t>软件</w:t>
        </w:r>
      </w:ins>
      <w:ins w:id="68" w:author="mintong zhou" w:date="2026-04-20T23:07:00Z" w16du:dateUtc="2026-04-20T15:07:00Z">
        <w:r w:rsidR="000D1431">
          <w:rPr>
            <w:rFonts w:hint="eastAsia"/>
            <w:sz w:val="24"/>
          </w:rPr>
          <w:t>架构及</w:t>
        </w:r>
      </w:ins>
      <w:del w:id="69" w:author="mintong zhou" w:date="2026-04-20T23:06:00Z" w16du:dateUtc="2026-04-20T15:06:00Z">
        <w:r w:rsidDel="000D1431">
          <w:rPr>
            <w:rFonts w:hint="eastAsia"/>
            <w:sz w:val="24"/>
          </w:rPr>
          <w:delText>主程序</w:delText>
        </w:r>
      </w:del>
      <w:ins w:id="70" w:author="mintong zhou" w:date="2026-04-20T23:02:00Z" w16du:dateUtc="2026-04-20T15:02:00Z">
        <w:r w:rsidR="000D1431">
          <w:rPr>
            <w:rFonts w:hint="eastAsia"/>
            <w:sz w:val="24"/>
          </w:rPr>
          <w:t>、</w:t>
        </w:r>
      </w:ins>
      <w:ins w:id="71" w:author="mintong zhou" w:date="2026-04-20T23:03:00Z" w16du:dateUtc="2026-04-20T15:03:00Z">
        <w:r w:rsidR="000D1431">
          <w:rPr>
            <w:rFonts w:hint="eastAsia"/>
            <w:sz w:val="24"/>
          </w:rPr>
          <w:t>学习模块、基础识别模块、识别伴音模块、</w:t>
        </w:r>
      </w:ins>
      <w:ins w:id="72" w:author="mintong zhou" w:date="2026-04-20T23:05:00Z" w16du:dateUtc="2026-04-20T15:05:00Z">
        <w:r w:rsidR="000D1431">
          <w:rPr>
            <w:rFonts w:hint="eastAsia"/>
            <w:sz w:val="24"/>
          </w:rPr>
          <w:t>。。。。、</w:t>
        </w:r>
      </w:ins>
      <w:ins w:id="73" w:author="mintong zhou" w:date="2026-04-20T23:06:00Z" w16du:dateUtc="2026-04-20T15:06:00Z">
        <w:r w:rsidR="000D1431">
          <w:rPr>
            <w:rFonts w:hint="eastAsia"/>
            <w:sz w:val="24"/>
          </w:rPr>
          <w:t>显示及触控</w:t>
        </w:r>
      </w:ins>
      <w:ins w:id="74" w:author="mintong zhou" w:date="2026-04-20T23:05:00Z" w16du:dateUtc="2026-04-20T15:05:00Z">
        <w:r w:rsidR="000D1431">
          <w:rPr>
            <w:rFonts w:hint="eastAsia"/>
            <w:sz w:val="24"/>
          </w:rPr>
          <w:t>模块</w:t>
        </w:r>
      </w:ins>
      <w:ins w:id="75" w:author="mintong zhou" w:date="2026-04-20T23:06:00Z" w16du:dateUtc="2026-04-20T15:06:00Z">
        <w:r w:rsidR="000D1431">
          <w:rPr>
            <w:rFonts w:hint="eastAsia"/>
            <w:sz w:val="24"/>
          </w:rPr>
          <w:t>的程序设计</w:t>
        </w:r>
      </w:ins>
      <w:ins w:id="76" w:author="mintong zhou" w:date="2026-04-20T23:07:00Z" w16du:dateUtc="2026-04-20T15:07:00Z">
        <w:r w:rsidR="000D1431">
          <w:rPr>
            <w:rFonts w:hint="eastAsia"/>
            <w:sz w:val="24"/>
          </w:rPr>
          <w:t>。</w:t>
        </w:r>
      </w:ins>
      <w:del w:id="77" w:author="mintong zhou" w:date="2026-04-20T23:02:00Z" w16du:dateUtc="2026-04-20T15:02:00Z">
        <w:r w:rsidDel="000D1431">
          <w:rPr>
            <w:rFonts w:hint="eastAsia"/>
            <w:sz w:val="24"/>
          </w:rPr>
          <w:delText>执行流程</w:delText>
        </w:r>
      </w:del>
      <w:r>
        <w:rPr>
          <w:rFonts w:hint="eastAsia"/>
          <w:sz w:val="24"/>
        </w:rPr>
        <w:t>、</w:t>
      </w:r>
    </w:p>
    <w:p w14:paraId="0D448139" w14:textId="3513AFFC" w:rsidR="007B0BC4" w:rsidDel="000D1431" w:rsidRDefault="00000000">
      <w:pPr>
        <w:spacing w:line="360" w:lineRule="auto"/>
        <w:ind w:firstLine="420"/>
        <w:rPr>
          <w:del w:id="78" w:author="mintong zhou" w:date="2026-04-20T23:07:00Z" w16du:dateUtc="2026-04-20T15:07:00Z"/>
          <w:sz w:val="24"/>
        </w:rPr>
      </w:pPr>
      <w:del w:id="79" w:author="mintong zhou" w:date="2026-04-20T23:07:00Z" w16du:dateUtc="2026-04-20T15:07:00Z">
        <w:r w:rsidDel="000D1431">
          <w:rPr>
            <w:rFonts w:hint="eastAsia"/>
            <w:sz w:val="24"/>
          </w:rPr>
          <w:delText>频域分析与模板匹配算法、串口报文设计、乐曲播放流程以及可靠性处理策略。重点说明系统如何在“中断触发</w:delText>
        </w:r>
        <w:r w:rsidDel="000D1431">
          <w:rPr>
            <w:rFonts w:hint="eastAsia"/>
            <w:sz w:val="24"/>
          </w:rPr>
          <w:delText xml:space="preserve"> + </w:delText>
        </w:r>
        <w:r w:rsidDel="000D1431">
          <w:rPr>
            <w:rFonts w:hint="eastAsia"/>
            <w:sz w:val="24"/>
          </w:rPr>
          <w:delText>主循环处理”的框架下，实现从敲击声采集到结果显示、声音反馈的完整软件闭环。</w:delText>
        </w:r>
      </w:del>
    </w:p>
    <w:p w14:paraId="181E108C" w14:textId="77777777" w:rsidR="007B0BC4" w:rsidRDefault="007B0BC4">
      <w:pPr>
        <w:spacing w:line="360" w:lineRule="auto"/>
        <w:rPr>
          <w:sz w:val="24"/>
        </w:rPr>
      </w:pPr>
    </w:p>
    <w:p w14:paraId="546D7E1C" w14:textId="39C29086"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80" w:name="_Toc24426"/>
      <w:r>
        <w:rPr>
          <w:rFonts w:asciiTheme="majorEastAsia" w:eastAsiaTheme="majorEastAsia" w:hAnsiTheme="majorEastAsia" w:cs="黑体" w:hint="eastAsia"/>
          <w:b/>
          <w:bCs/>
          <w:sz w:val="30"/>
          <w:szCs w:val="30"/>
        </w:rPr>
        <w:t>第4.1节 系统</w:t>
      </w:r>
      <w:del w:id="81" w:author="mintong zhou" w:date="2026-04-20T23:07:00Z" w16du:dateUtc="2026-04-20T15:07:00Z">
        <w:r w:rsidDel="000D1431">
          <w:rPr>
            <w:rFonts w:asciiTheme="majorEastAsia" w:eastAsiaTheme="majorEastAsia" w:hAnsiTheme="majorEastAsia" w:cs="黑体" w:hint="eastAsia"/>
            <w:b/>
            <w:bCs/>
            <w:sz w:val="30"/>
            <w:szCs w:val="30"/>
          </w:rPr>
          <w:delText>主程序设计流程</w:delText>
        </w:r>
      </w:del>
      <w:bookmarkEnd w:id="80"/>
      <w:ins w:id="82" w:author="mintong zhou" w:date="2026-04-20T23:07:00Z" w16du:dateUtc="2026-04-20T15:07:00Z">
        <w:r w:rsidR="000D1431">
          <w:rPr>
            <w:rFonts w:asciiTheme="majorEastAsia" w:eastAsiaTheme="majorEastAsia" w:hAnsiTheme="majorEastAsia" w:cs="黑体" w:hint="eastAsia"/>
            <w:b/>
            <w:bCs/>
            <w:sz w:val="30"/>
            <w:szCs w:val="30"/>
          </w:rPr>
          <w:t>软件架构</w:t>
        </w:r>
      </w:ins>
    </w:p>
    <w:p w14:paraId="078BDB4E"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1B68FEBA" w14:textId="77777777" w:rsidR="007B0BC4" w:rsidRDefault="00000000">
      <w:pPr>
        <w:spacing w:line="360" w:lineRule="auto"/>
        <w:ind w:firstLine="420"/>
        <w:rPr>
          <w:sz w:val="24"/>
        </w:rPr>
      </w:pPr>
      <w:r>
        <w:rPr>
          <w:rFonts w:hint="eastAsia"/>
          <w:sz w:val="24"/>
        </w:rPr>
        <w:t>系统主程序采用“初始化—监听—采样触发—频谱分析—结果输出”的循环执行模式。上电后首先完成</w:t>
      </w:r>
      <w:r>
        <w:rPr>
          <w:rFonts w:hint="eastAsia"/>
          <w:sz w:val="24"/>
        </w:rPr>
        <w:t>GPIO</w:t>
      </w:r>
      <w:r>
        <w:rPr>
          <w:rFonts w:hint="eastAsia"/>
          <w:sz w:val="24"/>
        </w:rPr>
        <w:t>、</w:t>
      </w:r>
      <w:r>
        <w:rPr>
          <w:rFonts w:hint="eastAsia"/>
          <w:sz w:val="24"/>
        </w:rPr>
        <w:t>ADC</w:t>
      </w:r>
      <w:r>
        <w:rPr>
          <w:rFonts w:hint="eastAsia"/>
          <w:sz w:val="24"/>
        </w:rPr>
        <w:t>、</w:t>
      </w:r>
      <w:r>
        <w:rPr>
          <w:rFonts w:hint="eastAsia"/>
          <w:sz w:val="24"/>
        </w:rPr>
        <w:t>DMA</w:t>
      </w:r>
      <w:r>
        <w:rPr>
          <w:rFonts w:hint="eastAsia"/>
          <w:sz w:val="24"/>
        </w:rPr>
        <w:t>、</w:t>
      </w:r>
      <w:r>
        <w:rPr>
          <w:rFonts w:hint="eastAsia"/>
          <w:sz w:val="24"/>
        </w:rPr>
        <w:t>SPI</w:t>
      </w:r>
      <w:r>
        <w:rPr>
          <w:rFonts w:hint="eastAsia"/>
          <w:sz w:val="24"/>
        </w:rPr>
        <w:t>、</w:t>
      </w:r>
      <w:r>
        <w:rPr>
          <w:rFonts w:hint="eastAsia"/>
          <w:sz w:val="24"/>
        </w:rPr>
        <w:t>UART</w:t>
      </w:r>
      <w:r>
        <w:rPr>
          <w:rFonts w:hint="eastAsia"/>
          <w:sz w:val="24"/>
        </w:rPr>
        <w:t>和定时器等外设初始化，随后配置前端增益模块并启动首次采样。此后系统在主循环中持续等待“数据就绪”标志，一旦检测到有效敲击信号，便进入</w:t>
      </w:r>
      <w:r>
        <w:rPr>
          <w:rFonts w:hint="eastAsia"/>
          <w:sz w:val="24"/>
        </w:rPr>
        <w:t>FFT</w:t>
      </w:r>
      <w:r>
        <w:rPr>
          <w:rFonts w:hint="eastAsia"/>
          <w:sz w:val="24"/>
        </w:rPr>
        <w:t>分析和状态判定流程</w:t>
      </w:r>
      <w:r>
        <w:rPr>
          <w:rFonts w:hint="eastAsia"/>
          <w:sz w:val="24"/>
          <w:vertAlign w:val="superscript"/>
        </w:rPr>
        <w:fldChar w:fldCharType="begin"/>
      </w:r>
      <w:r>
        <w:instrText xml:space="preserve"> REF _Ref24499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2600F2AC" w14:textId="77777777" w:rsidR="007B0BC4" w:rsidRDefault="00000000">
      <w:pPr>
        <w:spacing w:line="360" w:lineRule="auto"/>
        <w:ind w:firstLine="420"/>
        <w:rPr>
          <w:sz w:val="24"/>
        </w:rPr>
      </w:pPr>
      <w:r>
        <w:rPr>
          <w:sz w:val="24"/>
        </w:rPr>
        <w:t>从软件行为上看，系统的核心状态可概括为待机监听、</w:t>
      </w:r>
      <w:r>
        <w:rPr>
          <w:sz w:val="24"/>
        </w:rPr>
        <w:t>1~5</w:t>
      </w:r>
      <w:r>
        <w:rPr>
          <w:sz w:val="24"/>
        </w:rPr>
        <w:t>号杯学习、基础识别、识别伴音、五杯模式、八杯扩展与一键播放等几类。学习状态负责建立模板库；基础识别状态只输出杯号；识别伴音和五杯模式在输出识别结果的同时驱动音频子模块；八杯扩展模式则在未匹配到已学习模板时输出</w:t>
      </w:r>
      <w:r>
        <w:rPr>
          <w:sz w:val="24"/>
        </w:rPr>
        <w:t>0</w:t>
      </w:r>
      <w:r>
        <w:rPr>
          <w:sz w:val="24"/>
        </w:rPr>
        <w:t>，用于区分未知杯体。主要状态及其功能见表</w:t>
      </w:r>
      <w:r>
        <w:rPr>
          <w:sz w:val="24"/>
        </w:rPr>
        <w:t>4-1</w:t>
      </w:r>
      <w:r>
        <w:rPr>
          <w:sz w:val="24"/>
        </w:rPr>
        <w:t>，主程序流程与状态迁移关系如图</w:t>
      </w:r>
      <w:r>
        <w:rPr>
          <w:sz w:val="24"/>
        </w:rPr>
        <w:t>4-1</w:t>
      </w:r>
      <w:r>
        <w:rPr>
          <w:sz w:val="24"/>
        </w:rPr>
        <w:t>所示。</w:t>
      </w:r>
    </w:p>
    <w:p w14:paraId="0D6A86CE" w14:textId="77777777" w:rsidR="007B0BC4" w:rsidRDefault="007B0BC4"/>
    <w:p w14:paraId="4AC249E7" w14:textId="77777777" w:rsidR="007B0BC4" w:rsidRDefault="00000000">
      <w:pPr>
        <w:spacing w:line="360" w:lineRule="auto"/>
        <w:ind w:firstLine="420"/>
        <w:jc w:val="center"/>
      </w:pPr>
      <w:r>
        <w:t>表</w:t>
      </w:r>
      <w:r>
        <w:t xml:space="preserve">4-1 </w:t>
      </w:r>
      <w:r>
        <w:t>系统软件核心状态说明</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7"/>
        <w:gridCol w:w="1814"/>
        <w:gridCol w:w="3061"/>
        <w:gridCol w:w="1814"/>
      </w:tblGrid>
      <w:tr w:rsidR="007B0BC4" w14:paraId="73EDB32A" w14:textId="77777777">
        <w:trPr>
          <w:tblHeader/>
          <w:jc w:val="center"/>
        </w:trPr>
        <w:tc>
          <w:tcPr>
            <w:tcW w:w="124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1A99FE2F" w14:textId="77777777" w:rsidR="007B0BC4" w:rsidRDefault="00000000">
            <w:pPr>
              <w:spacing w:before="20" w:after="20"/>
              <w:jc w:val="center"/>
            </w:pPr>
            <w:r>
              <w:rPr>
                <w:rFonts w:ascii="宋体" w:hAnsi="宋体"/>
                <w:b/>
              </w:rPr>
              <w:t>状态</w:t>
            </w:r>
          </w:p>
        </w:tc>
        <w:tc>
          <w:tcPr>
            <w:tcW w:w="1814"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20B90DB2" w14:textId="77777777" w:rsidR="007B0BC4" w:rsidRDefault="00000000">
            <w:pPr>
              <w:spacing w:before="20" w:after="20"/>
              <w:jc w:val="center"/>
            </w:pPr>
            <w:r>
              <w:rPr>
                <w:rFonts w:ascii="宋体" w:hAnsi="宋体"/>
                <w:b/>
              </w:rPr>
              <w:t>进入方式</w:t>
            </w:r>
          </w:p>
        </w:tc>
        <w:tc>
          <w:tcPr>
            <w:tcW w:w="3061"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764F171D" w14:textId="77777777" w:rsidR="007B0BC4" w:rsidRDefault="00000000">
            <w:pPr>
              <w:spacing w:before="20" w:after="20"/>
              <w:jc w:val="center"/>
            </w:pPr>
            <w:r>
              <w:rPr>
                <w:rFonts w:ascii="宋体" w:hAnsi="宋体"/>
                <w:b/>
              </w:rPr>
              <w:t>主要处理</w:t>
            </w:r>
          </w:p>
        </w:tc>
        <w:tc>
          <w:tcPr>
            <w:tcW w:w="1814"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5336AF3E" w14:textId="77777777" w:rsidR="007B0BC4" w:rsidRDefault="00000000">
            <w:pPr>
              <w:spacing w:before="20" w:after="20"/>
              <w:jc w:val="center"/>
            </w:pPr>
            <w:r>
              <w:rPr>
                <w:rFonts w:ascii="宋体" w:hAnsi="宋体"/>
                <w:b/>
              </w:rPr>
              <w:t>输出行为</w:t>
            </w:r>
          </w:p>
        </w:tc>
      </w:tr>
      <w:tr w:rsidR="007B0BC4" w14:paraId="333ECBF6" w14:textId="77777777">
        <w:trPr>
          <w:jc w:val="center"/>
        </w:trPr>
        <w:tc>
          <w:tcPr>
            <w:tcW w:w="1247" w:type="dxa"/>
            <w:tcBorders>
              <w:top w:val="nil"/>
              <w:left w:val="nil"/>
              <w:bottom w:val="nil"/>
              <w:right w:val="nil"/>
            </w:tcBorders>
            <w:tcMar>
              <w:top w:w="80" w:type="dxa"/>
              <w:left w:w="110" w:type="dxa"/>
              <w:bottom w:w="80" w:type="dxa"/>
              <w:right w:w="110" w:type="dxa"/>
            </w:tcMar>
            <w:vAlign w:val="center"/>
          </w:tcPr>
          <w:p w14:paraId="00FF43B4" w14:textId="77777777" w:rsidR="007B0BC4" w:rsidRDefault="00000000">
            <w:pPr>
              <w:spacing w:before="20" w:after="20"/>
              <w:jc w:val="center"/>
            </w:pPr>
            <w:r>
              <w:rPr>
                <w:rFonts w:ascii="宋体" w:hAnsi="宋体"/>
              </w:rPr>
              <w:t>待机监听</w:t>
            </w:r>
          </w:p>
        </w:tc>
        <w:tc>
          <w:tcPr>
            <w:tcW w:w="1814" w:type="dxa"/>
            <w:tcBorders>
              <w:top w:val="nil"/>
              <w:left w:val="nil"/>
              <w:bottom w:val="nil"/>
              <w:right w:val="nil"/>
            </w:tcBorders>
            <w:tcMar>
              <w:top w:w="80" w:type="dxa"/>
              <w:left w:w="110" w:type="dxa"/>
              <w:bottom w:w="80" w:type="dxa"/>
              <w:right w:w="110" w:type="dxa"/>
            </w:tcMar>
            <w:vAlign w:val="center"/>
          </w:tcPr>
          <w:p w14:paraId="5BD5042A" w14:textId="77777777" w:rsidR="007B0BC4" w:rsidRDefault="00000000">
            <w:pPr>
              <w:spacing w:before="20" w:after="20"/>
              <w:jc w:val="center"/>
            </w:pPr>
            <w:r>
              <w:rPr>
                <w:rFonts w:ascii="宋体" w:hAnsi="宋体"/>
              </w:rPr>
              <w:t>上电初始化后进入</w:t>
            </w:r>
          </w:p>
        </w:tc>
        <w:tc>
          <w:tcPr>
            <w:tcW w:w="3061" w:type="dxa"/>
            <w:tcBorders>
              <w:top w:val="nil"/>
              <w:left w:val="nil"/>
              <w:bottom w:val="nil"/>
              <w:right w:val="nil"/>
            </w:tcBorders>
            <w:tcMar>
              <w:top w:w="80" w:type="dxa"/>
              <w:left w:w="110" w:type="dxa"/>
              <w:bottom w:w="80" w:type="dxa"/>
              <w:right w:w="110" w:type="dxa"/>
            </w:tcMar>
            <w:vAlign w:val="center"/>
          </w:tcPr>
          <w:p w14:paraId="160DACCF" w14:textId="77777777" w:rsidR="007B0BC4" w:rsidRDefault="00000000">
            <w:pPr>
              <w:spacing w:before="20" w:after="20"/>
              <w:jc w:val="center"/>
            </w:pPr>
            <w:r>
              <w:rPr>
                <w:rFonts w:ascii="宋体" w:hAnsi="宋体"/>
              </w:rPr>
              <w:t>等待数据就绪或串口指令</w:t>
            </w:r>
          </w:p>
        </w:tc>
        <w:tc>
          <w:tcPr>
            <w:tcW w:w="1814" w:type="dxa"/>
            <w:tcBorders>
              <w:top w:val="nil"/>
              <w:left w:val="nil"/>
              <w:bottom w:val="nil"/>
              <w:right w:val="nil"/>
            </w:tcBorders>
            <w:tcMar>
              <w:top w:w="80" w:type="dxa"/>
              <w:left w:w="110" w:type="dxa"/>
              <w:bottom w:w="80" w:type="dxa"/>
              <w:right w:w="110" w:type="dxa"/>
            </w:tcMar>
            <w:vAlign w:val="center"/>
          </w:tcPr>
          <w:p w14:paraId="25AB2F35" w14:textId="77777777" w:rsidR="007B0BC4" w:rsidRDefault="00000000">
            <w:pPr>
              <w:spacing w:before="20" w:after="20"/>
              <w:jc w:val="left"/>
            </w:pPr>
            <w:r>
              <w:rPr>
                <w:rFonts w:ascii="宋体" w:hAnsi="宋体"/>
              </w:rPr>
              <w:t>界面显示READY</w:t>
            </w:r>
          </w:p>
        </w:tc>
      </w:tr>
      <w:tr w:rsidR="007B0BC4" w14:paraId="154DF1DE" w14:textId="77777777">
        <w:trPr>
          <w:jc w:val="center"/>
        </w:trPr>
        <w:tc>
          <w:tcPr>
            <w:tcW w:w="1247" w:type="dxa"/>
            <w:tcBorders>
              <w:top w:val="nil"/>
              <w:left w:val="nil"/>
              <w:bottom w:val="nil"/>
              <w:right w:val="nil"/>
            </w:tcBorders>
            <w:tcMar>
              <w:top w:w="80" w:type="dxa"/>
              <w:left w:w="110" w:type="dxa"/>
              <w:bottom w:w="80" w:type="dxa"/>
              <w:right w:w="110" w:type="dxa"/>
            </w:tcMar>
            <w:vAlign w:val="center"/>
          </w:tcPr>
          <w:p w14:paraId="0B236FB1" w14:textId="77777777" w:rsidR="007B0BC4" w:rsidRDefault="00000000">
            <w:pPr>
              <w:spacing w:before="20" w:after="20"/>
              <w:jc w:val="center"/>
            </w:pPr>
            <w:r>
              <w:rPr>
                <w:rFonts w:ascii="宋体" w:hAnsi="宋体"/>
              </w:rPr>
              <w:t>1~5号杯学习</w:t>
            </w:r>
          </w:p>
        </w:tc>
        <w:tc>
          <w:tcPr>
            <w:tcW w:w="1814" w:type="dxa"/>
            <w:tcBorders>
              <w:top w:val="nil"/>
              <w:left w:val="nil"/>
              <w:bottom w:val="nil"/>
              <w:right w:val="nil"/>
            </w:tcBorders>
            <w:tcMar>
              <w:top w:w="80" w:type="dxa"/>
              <w:left w:w="110" w:type="dxa"/>
              <w:bottom w:w="80" w:type="dxa"/>
              <w:right w:w="110" w:type="dxa"/>
            </w:tcMar>
            <w:vAlign w:val="center"/>
          </w:tcPr>
          <w:p w14:paraId="69808C2D" w14:textId="77777777" w:rsidR="007B0BC4" w:rsidRDefault="00000000">
            <w:pPr>
              <w:spacing w:before="20" w:after="20"/>
              <w:jc w:val="center"/>
            </w:pPr>
            <w:r>
              <w:rPr>
                <w:rFonts w:ascii="宋体" w:hAnsi="宋体"/>
              </w:rPr>
              <w:t>串口屏选择学习模式</w:t>
            </w:r>
          </w:p>
        </w:tc>
        <w:tc>
          <w:tcPr>
            <w:tcW w:w="3061" w:type="dxa"/>
            <w:tcBorders>
              <w:top w:val="nil"/>
              <w:left w:val="nil"/>
              <w:bottom w:val="nil"/>
              <w:right w:val="nil"/>
            </w:tcBorders>
            <w:tcMar>
              <w:top w:w="80" w:type="dxa"/>
              <w:left w:w="110" w:type="dxa"/>
              <w:bottom w:w="80" w:type="dxa"/>
              <w:right w:w="110" w:type="dxa"/>
            </w:tcMar>
            <w:vAlign w:val="center"/>
          </w:tcPr>
          <w:p w14:paraId="038E8101" w14:textId="77777777" w:rsidR="007B0BC4" w:rsidRDefault="00000000">
            <w:pPr>
              <w:spacing w:before="20" w:after="20"/>
              <w:jc w:val="center"/>
            </w:pPr>
            <w:r>
              <w:rPr>
                <w:rFonts w:ascii="宋体" w:hAnsi="宋体"/>
              </w:rPr>
              <w:t>记录当前主峰作为模板</w:t>
            </w:r>
          </w:p>
        </w:tc>
        <w:tc>
          <w:tcPr>
            <w:tcW w:w="1814" w:type="dxa"/>
            <w:tcBorders>
              <w:top w:val="nil"/>
              <w:left w:val="nil"/>
              <w:bottom w:val="nil"/>
              <w:right w:val="nil"/>
            </w:tcBorders>
            <w:tcMar>
              <w:top w:w="80" w:type="dxa"/>
              <w:left w:w="110" w:type="dxa"/>
              <w:bottom w:w="80" w:type="dxa"/>
              <w:right w:w="110" w:type="dxa"/>
            </w:tcMar>
            <w:vAlign w:val="center"/>
          </w:tcPr>
          <w:p w14:paraId="0CF7B100" w14:textId="77777777" w:rsidR="007B0BC4" w:rsidRDefault="00000000">
            <w:pPr>
              <w:spacing w:before="20" w:after="20"/>
              <w:jc w:val="center"/>
            </w:pPr>
            <w:r>
              <w:rPr>
                <w:rFonts w:ascii="宋体" w:hAnsi="宋体"/>
              </w:rPr>
              <w:t>显示当前模板频率</w:t>
            </w:r>
          </w:p>
        </w:tc>
      </w:tr>
      <w:tr w:rsidR="007B0BC4" w14:paraId="05F30733" w14:textId="77777777">
        <w:trPr>
          <w:jc w:val="center"/>
        </w:trPr>
        <w:tc>
          <w:tcPr>
            <w:tcW w:w="1247" w:type="dxa"/>
            <w:tcBorders>
              <w:top w:val="nil"/>
              <w:left w:val="nil"/>
              <w:bottom w:val="nil"/>
              <w:right w:val="nil"/>
            </w:tcBorders>
            <w:tcMar>
              <w:top w:w="80" w:type="dxa"/>
              <w:left w:w="110" w:type="dxa"/>
              <w:bottom w:w="80" w:type="dxa"/>
              <w:right w:w="110" w:type="dxa"/>
            </w:tcMar>
            <w:vAlign w:val="center"/>
          </w:tcPr>
          <w:p w14:paraId="6A449335" w14:textId="77777777" w:rsidR="007B0BC4" w:rsidRDefault="00000000">
            <w:pPr>
              <w:spacing w:before="20" w:after="20"/>
              <w:jc w:val="center"/>
            </w:pPr>
            <w:r>
              <w:rPr>
                <w:rFonts w:ascii="宋体" w:hAnsi="宋体"/>
              </w:rPr>
              <w:t>基础识别</w:t>
            </w:r>
          </w:p>
        </w:tc>
        <w:tc>
          <w:tcPr>
            <w:tcW w:w="1814" w:type="dxa"/>
            <w:tcBorders>
              <w:top w:val="nil"/>
              <w:left w:val="nil"/>
              <w:bottom w:val="nil"/>
              <w:right w:val="nil"/>
            </w:tcBorders>
            <w:tcMar>
              <w:top w:w="80" w:type="dxa"/>
              <w:left w:w="110" w:type="dxa"/>
              <w:bottom w:w="80" w:type="dxa"/>
              <w:right w:w="110" w:type="dxa"/>
            </w:tcMar>
            <w:vAlign w:val="center"/>
          </w:tcPr>
          <w:p w14:paraId="63D055FB" w14:textId="77777777" w:rsidR="007B0BC4" w:rsidRDefault="00000000">
            <w:pPr>
              <w:spacing w:before="20" w:after="20"/>
              <w:jc w:val="center"/>
            </w:pPr>
            <w:r>
              <w:rPr>
                <w:rFonts w:ascii="宋体" w:hAnsi="宋体"/>
              </w:rPr>
              <w:t>串口屏切换到识别模式</w:t>
            </w:r>
          </w:p>
        </w:tc>
        <w:tc>
          <w:tcPr>
            <w:tcW w:w="3061" w:type="dxa"/>
            <w:tcBorders>
              <w:top w:val="nil"/>
              <w:left w:val="nil"/>
              <w:bottom w:val="nil"/>
              <w:right w:val="nil"/>
            </w:tcBorders>
            <w:tcMar>
              <w:top w:w="80" w:type="dxa"/>
              <w:left w:w="110" w:type="dxa"/>
              <w:bottom w:w="80" w:type="dxa"/>
              <w:right w:w="110" w:type="dxa"/>
            </w:tcMar>
            <w:vAlign w:val="center"/>
          </w:tcPr>
          <w:p w14:paraId="4A7F7671" w14:textId="77777777" w:rsidR="007B0BC4" w:rsidRDefault="00000000">
            <w:pPr>
              <w:spacing w:before="20" w:after="20"/>
              <w:jc w:val="center"/>
            </w:pPr>
            <w:r>
              <w:rPr>
                <w:rFonts w:ascii="宋体" w:hAnsi="宋体"/>
              </w:rPr>
              <w:t>模板匹配并给出杯号</w:t>
            </w:r>
          </w:p>
        </w:tc>
        <w:tc>
          <w:tcPr>
            <w:tcW w:w="1814" w:type="dxa"/>
            <w:tcBorders>
              <w:top w:val="nil"/>
              <w:left w:val="nil"/>
              <w:bottom w:val="nil"/>
              <w:right w:val="nil"/>
            </w:tcBorders>
            <w:tcMar>
              <w:top w:w="80" w:type="dxa"/>
              <w:left w:w="110" w:type="dxa"/>
              <w:bottom w:w="80" w:type="dxa"/>
              <w:right w:w="110" w:type="dxa"/>
            </w:tcMar>
            <w:vAlign w:val="center"/>
          </w:tcPr>
          <w:p w14:paraId="16EFBB59" w14:textId="77777777" w:rsidR="007B0BC4" w:rsidRDefault="00000000">
            <w:pPr>
              <w:spacing w:before="20" w:after="20"/>
              <w:jc w:val="center"/>
            </w:pPr>
            <w:r>
              <w:rPr>
                <w:rFonts w:ascii="宋体" w:hAnsi="宋体"/>
              </w:rPr>
              <w:t>只显示杯号</w:t>
            </w:r>
          </w:p>
        </w:tc>
      </w:tr>
      <w:tr w:rsidR="007B0BC4" w14:paraId="46687EAE" w14:textId="77777777">
        <w:trPr>
          <w:jc w:val="center"/>
        </w:trPr>
        <w:tc>
          <w:tcPr>
            <w:tcW w:w="1247" w:type="dxa"/>
            <w:tcBorders>
              <w:top w:val="nil"/>
              <w:left w:val="nil"/>
              <w:bottom w:val="nil"/>
              <w:right w:val="nil"/>
            </w:tcBorders>
            <w:tcMar>
              <w:top w:w="80" w:type="dxa"/>
              <w:left w:w="110" w:type="dxa"/>
              <w:bottom w:w="80" w:type="dxa"/>
              <w:right w:w="110" w:type="dxa"/>
            </w:tcMar>
            <w:vAlign w:val="center"/>
          </w:tcPr>
          <w:p w14:paraId="5767D60A" w14:textId="77777777" w:rsidR="007B0BC4" w:rsidRDefault="00000000">
            <w:pPr>
              <w:spacing w:before="20" w:after="20"/>
              <w:jc w:val="center"/>
            </w:pPr>
            <w:r>
              <w:rPr>
                <w:rFonts w:ascii="宋体" w:hAnsi="宋体"/>
              </w:rPr>
              <w:t>识别伴音/</w:t>
            </w:r>
            <w:r>
              <w:rPr>
                <w:rFonts w:ascii="宋体" w:hAnsi="宋体"/>
              </w:rPr>
              <w:lastRenderedPageBreak/>
              <w:t>五杯模式</w:t>
            </w:r>
          </w:p>
        </w:tc>
        <w:tc>
          <w:tcPr>
            <w:tcW w:w="1814" w:type="dxa"/>
            <w:tcBorders>
              <w:top w:val="nil"/>
              <w:left w:val="nil"/>
              <w:bottom w:val="nil"/>
              <w:right w:val="nil"/>
            </w:tcBorders>
            <w:tcMar>
              <w:top w:w="80" w:type="dxa"/>
              <w:left w:w="110" w:type="dxa"/>
              <w:bottom w:w="80" w:type="dxa"/>
              <w:right w:w="110" w:type="dxa"/>
            </w:tcMar>
            <w:vAlign w:val="center"/>
          </w:tcPr>
          <w:p w14:paraId="458B2569" w14:textId="77777777" w:rsidR="007B0BC4" w:rsidRDefault="00000000">
            <w:pPr>
              <w:spacing w:before="20" w:after="20"/>
              <w:jc w:val="center"/>
            </w:pPr>
            <w:r>
              <w:rPr>
                <w:rFonts w:ascii="宋体" w:hAnsi="宋体"/>
              </w:rPr>
              <w:lastRenderedPageBreak/>
              <w:t>进入识别+发声模</w:t>
            </w:r>
            <w:r>
              <w:rPr>
                <w:rFonts w:ascii="宋体" w:hAnsi="宋体"/>
              </w:rPr>
              <w:lastRenderedPageBreak/>
              <w:t>式</w:t>
            </w:r>
          </w:p>
        </w:tc>
        <w:tc>
          <w:tcPr>
            <w:tcW w:w="3061" w:type="dxa"/>
            <w:tcBorders>
              <w:top w:val="nil"/>
              <w:left w:val="nil"/>
              <w:bottom w:val="nil"/>
              <w:right w:val="nil"/>
            </w:tcBorders>
            <w:tcMar>
              <w:top w:w="80" w:type="dxa"/>
              <w:left w:w="110" w:type="dxa"/>
              <w:bottom w:w="80" w:type="dxa"/>
              <w:right w:w="110" w:type="dxa"/>
            </w:tcMar>
            <w:vAlign w:val="center"/>
          </w:tcPr>
          <w:p w14:paraId="0626F694" w14:textId="77777777" w:rsidR="007B0BC4" w:rsidRDefault="00000000">
            <w:pPr>
              <w:spacing w:before="20" w:after="20"/>
              <w:jc w:val="center"/>
            </w:pPr>
            <w:r>
              <w:rPr>
                <w:rFonts w:ascii="宋体" w:hAnsi="宋体"/>
              </w:rPr>
              <w:lastRenderedPageBreak/>
              <w:t>匹配成功后调用播放函数</w:t>
            </w:r>
          </w:p>
        </w:tc>
        <w:tc>
          <w:tcPr>
            <w:tcW w:w="1814" w:type="dxa"/>
            <w:tcBorders>
              <w:top w:val="nil"/>
              <w:left w:val="nil"/>
              <w:bottom w:val="nil"/>
              <w:right w:val="nil"/>
            </w:tcBorders>
            <w:tcMar>
              <w:top w:w="80" w:type="dxa"/>
              <w:left w:w="110" w:type="dxa"/>
              <w:bottom w:w="80" w:type="dxa"/>
              <w:right w:w="110" w:type="dxa"/>
            </w:tcMar>
            <w:vAlign w:val="center"/>
          </w:tcPr>
          <w:p w14:paraId="1FCE3F8B" w14:textId="77777777" w:rsidR="007B0BC4" w:rsidRDefault="00000000">
            <w:pPr>
              <w:spacing w:before="20" w:after="20"/>
              <w:jc w:val="left"/>
            </w:pPr>
            <w:r>
              <w:rPr>
                <w:rFonts w:ascii="宋体" w:hAnsi="宋体"/>
              </w:rPr>
              <w:t>显示杯号并同步</w:t>
            </w:r>
            <w:r>
              <w:rPr>
                <w:rFonts w:ascii="宋体" w:hAnsi="宋体"/>
              </w:rPr>
              <w:lastRenderedPageBreak/>
              <w:t>发声</w:t>
            </w:r>
          </w:p>
        </w:tc>
      </w:tr>
      <w:tr w:rsidR="007B0BC4" w14:paraId="09E295EC" w14:textId="77777777">
        <w:trPr>
          <w:jc w:val="center"/>
        </w:trPr>
        <w:tc>
          <w:tcPr>
            <w:tcW w:w="1247" w:type="dxa"/>
            <w:tcBorders>
              <w:top w:val="nil"/>
              <w:left w:val="nil"/>
              <w:bottom w:val="nil"/>
              <w:right w:val="nil"/>
            </w:tcBorders>
            <w:tcMar>
              <w:top w:w="80" w:type="dxa"/>
              <w:left w:w="110" w:type="dxa"/>
              <w:bottom w:w="80" w:type="dxa"/>
              <w:right w:w="110" w:type="dxa"/>
            </w:tcMar>
            <w:vAlign w:val="center"/>
          </w:tcPr>
          <w:p w14:paraId="31D0A21E" w14:textId="77777777" w:rsidR="007B0BC4" w:rsidRDefault="00000000">
            <w:pPr>
              <w:spacing w:before="20" w:after="20"/>
              <w:jc w:val="center"/>
            </w:pPr>
            <w:r>
              <w:rPr>
                <w:rFonts w:ascii="宋体" w:hAnsi="宋体"/>
              </w:rPr>
              <w:lastRenderedPageBreak/>
              <w:t>八杯扩展</w:t>
            </w:r>
          </w:p>
        </w:tc>
        <w:tc>
          <w:tcPr>
            <w:tcW w:w="1814" w:type="dxa"/>
            <w:tcBorders>
              <w:top w:val="nil"/>
              <w:left w:val="nil"/>
              <w:bottom w:val="nil"/>
              <w:right w:val="nil"/>
            </w:tcBorders>
            <w:tcMar>
              <w:top w:w="80" w:type="dxa"/>
              <w:left w:w="110" w:type="dxa"/>
              <w:bottom w:w="80" w:type="dxa"/>
              <w:right w:w="110" w:type="dxa"/>
            </w:tcMar>
            <w:vAlign w:val="center"/>
          </w:tcPr>
          <w:p w14:paraId="2BE828A0" w14:textId="77777777" w:rsidR="007B0BC4" w:rsidRDefault="00000000">
            <w:pPr>
              <w:spacing w:before="20" w:after="20"/>
              <w:jc w:val="center"/>
            </w:pPr>
            <w:r>
              <w:rPr>
                <w:rFonts w:ascii="宋体" w:hAnsi="宋体"/>
              </w:rPr>
              <w:t>进入扩展测试模式</w:t>
            </w:r>
          </w:p>
        </w:tc>
        <w:tc>
          <w:tcPr>
            <w:tcW w:w="3061" w:type="dxa"/>
            <w:tcBorders>
              <w:top w:val="nil"/>
              <w:left w:val="nil"/>
              <w:bottom w:val="nil"/>
              <w:right w:val="nil"/>
            </w:tcBorders>
            <w:tcMar>
              <w:top w:w="80" w:type="dxa"/>
              <w:left w:w="110" w:type="dxa"/>
              <w:bottom w:w="80" w:type="dxa"/>
              <w:right w:w="110" w:type="dxa"/>
            </w:tcMar>
            <w:vAlign w:val="center"/>
          </w:tcPr>
          <w:p w14:paraId="046B3FCC" w14:textId="77777777" w:rsidR="007B0BC4" w:rsidRDefault="00000000">
            <w:pPr>
              <w:spacing w:before="20" w:after="20"/>
              <w:jc w:val="center"/>
            </w:pPr>
            <w:r>
              <w:rPr>
                <w:rFonts w:ascii="宋体" w:hAnsi="宋体"/>
              </w:rPr>
              <w:t>匹配失败时返回0</w:t>
            </w:r>
          </w:p>
        </w:tc>
        <w:tc>
          <w:tcPr>
            <w:tcW w:w="1814" w:type="dxa"/>
            <w:tcBorders>
              <w:top w:val="nil"/>
              <w:left w:val="nil"/>
              <w:bottom w:val="nil"/>
              <w:right w:val="nil"/>
            </w:tcBorders>
            <w:tcMar>
              <w:top w:w="80" w:type="dxa"/>
              <w:left w:w="110" w:type="dxa"/>
              <w:bottom w:w="80" w:type="dxa"/>
              <w:right w:w="110" w:type="dxa"/>
            </w:tcMar>
            <w:vAlign w:val="center"/>
          </w:tcPr>
          <w:p w14:paraId="217B1508" w14:textId="77777777" w:rsidR="007B0BC4" w:rsidRDefault="00000000">
            <w:pPr>
              <w:spacing w:before="20" w:after="20"/>
              <w:jc w:val="center"/>
            </w:pPr>
            <w:r>
              <w:rPr>
                <w:rFonts w:ascii="宋体" w:hAnsi="宋体"/>
              </w:rPr>
              <w:t>显示已知杯号或0</w:t>
            </w:r>
          </w:p>
        </w:tc>
      </w:tr>
      <w:tr w:rsidR="007B0BC4" w14:paraId="2399F695" w14:textId="77777777">
        <w:trPr>
          <w:jc w:val="center"/>
        </w:trPr>
        <w:tc>
          <w:tcPr>
            <w:tcW w:w="1247" w:type="dxa"/>
            <w:tcBorders>
              <w:top w:val="nil"/>
              <w:left w:val="nil"/>
              <w:bottom w:val="single" w:sz="12" w:space="0" w:color="000000"/>
              <w:right w:val="nil"/>
            </w:tcBorders>
            <w:tcMar>
              <w:top w:w="80" w:type="dxa"/>
              <w:left w:w="110" w:type="dxa"/>
              <w:bottom w:w="80" w:type="dxa"/>
              <w:right w:w="110" w:type="dxa"/>
            </w:tcMar>
            <w:vAlign w:val="center"/>
          </w:tcPr>
          <w:p w14:paraId="549E332F" w14:textId="77777777" w:rsidR="007B0BC4" w:rsidRDefault="00000000">
            <w:pPr>
              <w:spacing w:before="20" w:after="20"/>
              <w:jc w:val="center"/>
            </w:pPr>
            <w:r>
              <w:rPr>
                <w:rFonts w:ascii="宋体" w:hAnsi="宋体"/>
              </w:rPr>
              <w:t>一键播放</w:t>
            </w:r>
          </w:p>
        </w:tc>
        <w:tc>
          <w:tcPr>
            <w:tcW w:w="1814" w:type="dxa"/>
            <w:tcBorders>
              <w:top w:val="nil"/>
              <w:left w:val="nil"/>
              <w:bottom w:val="single" w:sz="12" w:space="0" w:color="000000"/>
              <w:right w:val="nil"/>
            </w:tcBorders>
            <w:tcMar>
              <w:top w:w="80" w:type="dxa"/>
              <w:left w:w="110" w:type="dxa"/>
              <w:bottom w:w="80" w:type="dxa"/>
              <w:right w:w="110" w:type="dxa"/>
            </w:tcMar>
            <w:vAlign w:val="center"/>
          </w:tcPr>
          <w:p w14:paraId="541E719B" w14:textId="77777777" w:rsidR="007B0BC4" w:rsidRDefault="00000000">
            <w:pPr>
              <w:spacing w:before="20" w:after="20"/>
              <w:jc w:val="center"/>
            </w:pPr>
            <w:r>
              <w:rPr>
                <w:rFonts w:ascii="宋体" w:hAnsi="宋体"/>
              </w:rPr>
              <w:t>收到播放报文</w:t>
            </w:r>
          </w:p>
        </w:tc>
        <w:tc>
          <w:tcPr>
            <w:tcW w:w="3061" w:type="dxa"/>
            <w:tcBorders>
              <w:top w:val="nil"/>
              <w:left w:val="nil"/>
              <w:bottom w:val="single" w:sz="12" w:space="0" w:color="000000"/>
              <w:right w:val="nil"/>
            </w:tcBorders>
            <w:tcMar>
              <w:top w:w="80" w:type="dxa"/>
              <w:left w:w="110" w:type="dxa"/>
              <w:bottom w:w="80" w:type="dxa"/>
              <w:right w:w="110" w:type="dxa"/>
            </w:tcMar>
            <w:vAlign w:val="center"/>
          </w:tcPr>
          <w:p w14:paraId="2EF937DA" w14:textId="77777777" w:rsidR="007B0BC4" w:rsidRDefault="00000000">
            <w:pPr>
              <w:spacing w:before="20" w:after="20"/>
              <w:jc w:val="center"/>
            </w:pPr>
            <w:r>
              <w:rPr>
                <w:rFonts w:ascii="宋体" w:hAnsi="宋体"/>
              </w:rPr>
              <w:t>调用预置乐曲数组顺序播放</w:t>
            </w:r>
          </w:p>
        </w:tc>
        <w:tc>
          <w:tcPr>
            <w:tcW w:w="1814" w:type="dxa"/>
            <w:tcBorders>
              <w:top w:val="nil"/>
              <w:left w:val="nil"/>
              <w:bottom w:val="single" w:sz="12" w:space="0" w:color="000000"/>
              <w:right w:val="nil"/>
            </w:tcBorders>
            <w:tcMar>
              <w:top w:w="80" w:type="dxa"/>
              <w:left w:w="110" w:type="dxa"/>
              <w:bottom w:w="80" w:type="dxa"/>
              <w:right w:w="110" w:type="dxa"/>
            </w:tcMar>
            <w:vAlign w:val="center"/>
          </w:tcPr>
          <w:p w14:paraId="29E0794B" w14:textId="77777777" w:rsidR="007B0BC4" w:rsidRDefault="00000000">
            <w:pPr>
              <w:spacing w:before="20" w:after="20"/>
              <w:jc w:val="center"/>
            </w:pPr>
            <w:r>
              <w:rPr>
                <w:rFonts w:ascii="宋体" w:hAnsi="宋体"/>
              </w:rPr>
              <w:t>扬声器输出旋律</w:t>
            </w:r>
          </w:p>
        </w:tc>
      </w:tr>
    </w:tbl>
    <w:p w14:paraId="64957EC7" w14:textId="77777777" w:rsidR="007B0BC4" w:rsidRDefault="007B0BC4"/>
    <w:p w14:paraId="562D9187" w14:textId="77777777" w:rsidR="007B0BC4" w:rsidRDefault="007B0BC4">
      <w:pPr>
        <w:spacing w:line="360" w:lineRule="auto"/>
        <w:ind w:firstLineChars="200" w:firstLine="480"/>
        <w:rPr>
          <w:sz w:val="24"/>
        </w:rPr>
      </w:pPr>
    </w:p>
    <w:p w14:paraId="2D34BDD6" w14:textId="77777777" w:rsidR="007B0BC4" w:rsidRDefault="00000000">
      <w:pPr>
        <w:spacing w:line="360" w:lineRule="auto"/>
        <w:ind w:firstLine="420"/>
        <w:jc w:val="center"/>
      </w:pPr>
      <w:r>
        <w:rPr>
          <w:noProof/>
        </w:rPr>
        <w:drawing>
          <wp:inline distT="0" distB="0" distL="114300" distR="114300" wp14:anchorId="3DA14766" wp14:editId="6F3CDC95">
            <wp:extent cx="2548255" cy="5400040"/>
            <wp:effectExtent l="0" t="0" r="444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2548255" cy="5400040"/>
                    </a:xfrm>
                    <a:prstGeom prst="rect">
                      <a:avLst/>
                    </a:prstGeom>
                  </pic:spPr>
                </pic:pic>
              </a:graphicData>
            </a:graphic>
          </wp:inline>
        </w:drawing>
      </w:r>
    </w:p>
    <w:p w14:paraId="5B6393C1" w14:textId="77777777" w:rsidR="007B0BC4" w:rsidRDefault="00000000">
      <w:pPr>
        <w:spacing w:line="360" w:lineRule="auto"/>
        <w:ind w:firstLine="420"/>
        <w:jc w:val="center"/>
        <w:sectPr w:rsidR="007B0BC4">
          <w:pgSz w:w="11906" w:h="16838"/>
          <w:pgMar w:top="1440" w:right="1800" w:bottom="1440" w:left="1800" w:header="851" w:footer="992" w:gutter="0"/>
          <w:cols w:space="425"/>
          <w:docGrid w:type="lines" w:linePitch="312"/>
        </w:sectPr>
      </w:pPr>
      <w:commentRangeStart w:id="83"/>
      <w:r>
        <w:t>图</w:t>
      </w:r>
      <w:r>
        <w:t>4-</w:t>
      </w:r>
      <w:r>
        <w:rPr>
          <w:rFonts w:hint="eastAsia"/>
        </w:rPr>
        <w:t>1</w:t>
      </w:r>
      <w:r>
        <w:t xml:space="preserve"> </w:t>
      </w:r>
      <w:r>
        <w:t>系统主程序与状态迁移关系图</w:t>
      </w:r>
      <w:commentRangeEnd w:id="83"/>
      <w:r w:rsidR="001653EE">
        <w:rPr>
          <w:rStyle w:val="a9"/>
          <w:szCs w:val="24"/>
        </w:rPr>
        <w:commentReference w:id="83"/>
      </w:r>
    </w:p>
    <w:p w14:paraId="16284B3A"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84" w:name="_Toc9975"/>
      <w:r>
        <w:rPr>
          <w:rFonts w:asciiTheme="majorEastAsia" w:eastAsiaTheme="majorEastAsia" w:hAnsiTheme="majorEastAsia" w:cs="黑体" w:hint="eastAsia"/>
          <w:b/>
          <w:bCs/>
          <w:sz w:val="30"/>
          <w:szCs w:val="30"/>
        </w:rPr>
        <w:lastRenderedPageBreak/>
        <w:t>第4.2节 频域分析与模板匹配算法设计</w:t>
      </w:r>
      <w:bookmarkEnd w:id="84"/>
    </w:p>
    <w:p w14:paraId="22DAAA11"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39BB1848" w14:textId="77777777" w:rsidR="007B0BC4" w:rsidRDefault="00000000">
      <w:pPr>
        <w:spacing w:line="360" w:lineRule="auto"/>
        <w:ind w:firstLine="420"/>
        <w:rPr>
          <w:sz w:val="24"/>
        </w:rPr>
      </w:pPr>
      <w:commentRangeStart w:id="85"/>
      <w:r>
        <w:rPr>
          <w:rFonts w:hint="eastAsia"/>
          <w:sz w:val="24"/>
        </w:rPr>
        <w:t>在算法执行过程中，</w:t>
      </w:r>
      <w:r>
        <w:rPr>
          <w:rFonts w:hint="eastAsia"/>
          <w:sz w:val="24"/>
        </w:rPr>
        <w:t>ADC</w:t>
      </w:r>
      <w:r>
        <w:rPr>
          <w:rFonts w:hint="eastAsia"/>
          <w:sz w:val="24"/>
        </w:rPr>
        <w:t>与</w:t>
      </w:r>
      <w:r>
        <w:rPr>
          <w:rFonts w:hint="eastAsia"/>
          <w:sz w:val="24"/>
        </w:rPr>
        <w:t>DMA</w:t>
      </w:r>
      <w:r>
        <w:rPr>
          <w:rFonts w:hint="eastAsia"/>
          <w:sz w:val="24"/>
        </w:rPr>
        <w:t>共同构成数据采集入口：</w:t>
      </w:r>
      <w:r>
        <w:rPr>
          <w:rFonts w:hint="eastAsia"/>
          <w:sz w:val="24"/>
        </w:rPr>
        <w:t>DMA</w:t>
      </w:r>
      <w:r>
        <w:rPr>
          <w:rFonts w:hint="eastAsia"/>
          <w:sz w:val="24"/>
        </w:rPr>
        <w:t>在采满一帧数据后仅置位“数据就绪”标志，中断服务程序不直接进行复杂计算，而由主循环统一完成阈值判断、</w:t>
      </w:r>
      <w:r>
        <w:rPr>
          <w:rFonts w:hint="eastAsia"/>
          <w:sz w:val="24"/>
        </w:rPr>
        <w:t>FFT</w:t>
      </w:r>
      <w:r>
        <w:rPr>
          <w:rFonts w:hint="eastAsia"/>
          <w:sz w:val="24"/>
        </w:rPr>
        <w:t>计算和模板匹配。这种“轻中断、重主循环”的组织方式有利于控制实时抖动，并避免采样过程与识别过程相互阻塞。</w:t>
      </w:r>
      <w:commentRangeEnd w:id="85"/>
      <w:r w:rsidR="001653EE">
        <w:rPr>
          <w:rStyle w:val="a9"/>
          <w:sz w:val="24"/>
          <w:szCs w:val="24"/>
        </w:rPr>
        <w:commentReference w:id="85"/>
      </w:r>
    </w:p>
    <w:p w14:paraId="599F4E48" w14:textId="77777777" w:rsidR="007B0BC4" w:rsidRDefault="00000000">
      <w:pPr>
        <w:spacing w:line="360" w:lineRule="auto"/>
        <w:ind w:firstLine="420"/>
        <w:rPr>
          <w:sz w:val="24"/>
        </w:rPr>
      </w:pPr>
      <w:r>
        <w:rPr>
          <w:rFonts w:hint="eastAsia"/>
          <w:sz w:val="24"/>
        </w:rPr>
        <w:t>本系统选取</w:t>
      </w:r>
      <w:r>
        <w:rPr>
          <w:rFonts w:hint="eastAsia"/>
          <w:sz w:val="24"/>
        </w:rPr>
        <w:t>1024</w:t>
      </w:r>
      <w:r>
        <w:rPr>
          <w:rFonts w:hint="eastAsia"/>
          <w:sz w:val="24"/>
        </w:rPr>
        <w:t>点作为固定分析窗口。首先对原始采样序列进行幅值门限预判，当波形峰值低于有效门限时直接丢弃该帧；若通过预判，则在固定窗口上进行</w:t>
      </w:r>
      <w:r>
        <w:rPr>
          <w:rFonts w:hint="eastAsia"/>
          <w:sz w:val="24"/>
        </w:rPr>
        <w:t>FFT</w:t>
      </w:r>
      <w:r>
        <w:rPr>
          <w:rFonts w:hint="eastAsia"/>
          <w:sz w:val="24"/>
        </w:rPr>
        <w:t>并计算幅值谱，再在有效频带内搜索主峰位置，将其作为当前样本的主特征</w:t>
      </w:r>
      <w:r>
        <w:rPr>
          <w:rFonts w:hint="eastAsia"/>
          <w:sz w:val="24"/>
          <w:vertAlign w:val="superscript"/>
        </w:rPr>
        <w:fldChar w:fldCharType="begin"/>
      </w:r>
      <w:r>
        <w:instrText xml:space="preserve"> REF _Ref24257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vertAlign w:val="superscript"/>
        </w:rPr>
        <w:fldChar w:fldCharType="begin"/>
      </w:r>
      <w:r>
        <w:instrText xml:space="preserve"> REF _Ref24126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[12]</w:t>
      </w:r>
      <w:r>
        <w:rPr>
          <w:rFonts w:hint="eastAsia"/>
          <w:sz w:val="24"/>
          <w:vertAlign w:val="superscript"/>
        </w:rPr>
        <w:fldChar w:fldCharType="end"/>
      </w:r>
      <w:r>
        <w:rPr>
          <w:rFonts w:hint="eastAsia"/>
          <w:sz w:val="24"/>
        </w:rPr>
        <w:t>。</w:t>
      </w:r>
    </w:p>
    <w:p w14:paraId="4F8B0EF9" w14:textId="77777777" w:rsidR="007B0BC4" w:rsidRDefault="00000000">
      <w:pPr>
        <w:spacing w:line="360" w:lineRule="auto"/>
        <w:ind w:firstLine="420"/>
        <w:rPr>
          <w:sz w:val="24"/>
        </w:rPr>
      </w:pPr>
      <w:r>
        <w:rPr>
          <w:sz w:val="24"/>
        </w:rPr>
        <w:t>模板匹配阶段将当前主峰与模板库逐一比较，在满足容差约束的候选中选取偏差最小的一类作为输出结果。考虑到不同杯体主峰分布存在离散性，系统针对较高频模板适当放宽容差范围；同时加入约</w:t>
      </w:r>
      <w:r>
        <w:rPr>
          <w:sz w:val="24"/>
        </w:rPr>
        <w:t>300 ms</w:t>
      </w:r>
      <w:r>
        <w:rPr>
          <w:sz w:val="24"/>
        </w:rPr>
        <w:t>的时间节流窗口，防止连续敲击或余振导致同一结果被重复上报</w:t>
      </w:r>
      <w:r>
        <w:rPr>
          <w:rFonts w:hint="eastAsia"/>
          <w:sz w:val="24"/>
        </w:rPr>
        <w:t>，</w:t>
      </w:r>
      <w:r>
        <w:rPr>
          <w:sz w:val="24"/>
        </w:rPr>
        <w:t>其流程如图</w:t>
      </w:r>
      <w:r>
        <w:rPr>
          <w:sz w:val="24"/>
        </w:rPr>
        <w:t>4-2</w:t>
      </w:r>
      <w:r>
        <w:rPr>
          <w:sz w:val="24"/>
        </w:rPr>
        <w:t>所示。</w:t>
      </w:r>
    </w:p>
    <w:p w14:paraId="24CA5919" w14:textId="77777777" w:rsidR="007B0BC4" w:rsidRDefault="00000000">
      <w:pPr>
        <w:jc w:val="center"/>
      </w:pPr>
      <w:r>
        <w:rPr>
          <w:noProof/>
        </w:rPr>
        <w:drawing>
          <wp:inline distT="0" distB="0" distL="114300" distR="114300" wp14:anchorId="0CE739BE" wp14:editId="1D9EDA02">
            <wp:extent cx="1597660" cy="39598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1597660" cy="3959860"/>
                    </a:xfrm>
                    <a:prstGeom prst="rect">
                      <a:avLst/>
                    </a:prstGeom>
                  </pic:spPr>
                </pic:pic>
              </a:graphicData>
            </a:graphic>
          </wp:inline>
        </w:drawing>
      </w:r>
    </w:p>
    <w:p w14:paraId="01C8EA7A" w14:textId="77777777" w:rsidR="007B0BC4" w:rsidRDefault="00000000">
      <w:pPr>
        <w:spacing w:line="360" w:lineRule="auto"/>
        <w:ind w:firstLine="420"/>
        <w:jc w:val="center"/>
        <w:rPr>
          <w:rFonts w:asciiTheme="majorEastAsia" w:eastAsiaTheme="majorEastAsia" w:hAnsiTheme="majorEastAsia" w:cs="黑体" w:hint="eastAsia"/>
          <w:b/>
          <w:bCs/>
          <w:sz w:val="30"/>
          <w:szCs w:val="30"/>
        </w:rPr>
      </w:pPr>
      <w:r>
        <w:t>图</w:t>
      </w:r>
      <w:r>
        <w:t>4-</w:t>
      </w:r>
      <w:r>
        <w:rPr>
          <w:rFonts w:hint="eastAsia"/>
        </w:rPr>
        <w:t>2</w:t>
      </w:r>
      <w:r>
        <w:t xml:space="preserve"> </w:t>
      </w:r>
      <w:r>
        <w:t>采样</w:t>
      </w:r>
      <w:r>
        <w:t>—</w:t>
      </w:r>
      <w:r>
        <w:t>识别算法流程图</w:t>
      </w:r>
    </w:p>
    <w:p w14:paraId="13D80E5C" w14:textId="77777777" w:rsidR="007B0BC4" w:rsidRDefault="00000000">
      <w:pPr>
        <w:spacing w:line="360" w:lineRule="auto"/>
        <w:ind w:firstLineChars="200" w:firstLine="480"/>
        <w:rPr>
          <w:rFonts w:asciiTheme="majorEastAsia" w:eastAsiaTheme="majorEastAsia" w:hAnsiTheme="majorEastAsia" w:cs="黑体" w:hint="eastAsia"/>
          <w:b/>
          <w:bCs/>
          <w:sz w:val="30"/>
          <w:szCs w:val="30"/>
        </w:rPr>
      </w:pPr>
      <w:r>
        <w:rPr>
          <w:rFonts w:hint="eastAsia"/>
          <w:sz w:val="24"/>
        </w:rPr>
        <w:lastRenderedPageBreak/>
        <w:t>系统采用离散傅里叶变换提取主频信息，实际实现中基于</w:t>
      </w:r>
      <w:r>
        <w:rPr>
          <w:rFonts w:hint="eastAsia"/>
          <w:sz w:val="24"/>
        </w:rPr>
        <w:t>CMSIS-DSP</w:t>
      </w:r>
      <w:r>
        <w:rPr>
          <w:rFonts w:hint="eastAsia"/>
          <w:sz w:val="24"/>
        </w:rPr>
        <w:t>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62AB9033" w14:textId="77777777" w:rsidR="007B0BC4" w:rsidRDefault="007B0BC4">
      <w:pPr>
        <w:spacing w:line="360" w:lineRule="auto"/>
        <w:ind w:firstLineChars="200" w:firstLine="480"/>
        <w:rPr>
          <w:sz w:val="24"/>
        </w:rPr>
      </w:pPr>
    </w:p>
    <w:p w14:paraId="6AC7EEE2"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86" w:name="_Toc9447"/>
      <w:r>
        <w:rPr>
          <w:rFonts w:asciiTheme="majorEastAsia" w:eastAsiaTheme="majorEastAsia" w:hAnsiTheme="majorEastAsia" w:cs="黑体" w:hint="eastAsia"/>
          <w:b/>
          <w:bCs/>
          <w:sz w:val="30"/>
          <w:szCs w:val="30"/>
        </w:rPr>
        <w:t>第4.3节 串口协议与报文解析</w:t>
      </w:r>
      <w:bookmarkEnd w:id="86"/>
    </w:p>
    <w:p w14:paraId="132445B2"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71927F39" w14:textId="77777777" w:rsidR="007B0BC4" w:rsidRDefault="00000000">
      <w:pPr>
        <w:spacing w:line="360" w:lineRule="auto"/>
        <w:ind w:firstLineChars="200" w:firstLine="480"/>
        <w:rPr>
          <w:sz w:val="24"/>
        </w:rPr>
      </w:pPr>
      <w:r>
        <w:rPr>
          <w:rFonts w:hint="eastAsia"/>
          <w:sz w:val="24"/>
        </w:rPr>
        <w:t>为提升鲁棒性，协议处理首先加入了超时清零、异常帧丢弃与重复帧抑制机制。这些措施可降低串口噪声或误码对业务逻辑的影响，避免模式跳变和无响应现象，也是本系统设计自定义报文的直接出发点。</w:t>
      </w:r>
    </w:p>
    <w:p w14:paraId="1C27AB70" w14:textId="77777777" w:rsidR="007B0BC4" w:rsidRDefault="00000000">
      <w:pPr>
        <w:spacing w:line="360" w:lineRule="auto"/>
        <w:ind w:firstLineChars="200" w:firstLine="480"/>
        <w:rPr>
          <w:sz w:val="24"/>
        </w:rPr>
      </w:pPr>
      <w:r>
        <w:rPr>
          <w:sz w:val="24"/>
        </w:rPr>
        <w:t>在此基础上，主控与串口屏之间采用</w:t>
      </w:r>
      <w:r>
        <w:rPr>
          <w:sz w:val="24"/>
        </w:rPr>
        <w:t>“</w:t>
      </w:r>
      <w:r>
        <w:rPr>
          <w:sz w:val="24"/>
        </w:rPr>
        <w:t>帧头</w:t>
      </w:r>
      <w:r>
        <w:rPr>
          <w:sz w:val="24"/>
        </w:rPr>
        <w:t xml:space="preserve"> + </w:t>
      </w:r>
      <w:r>
        <w:rPr>
          <w:sz w:val="24"/>
        </w:rPr>
        <w:t>状态字</w:t>
      </w:r>
      <w:r>
        <w:rPr>
          <w:sz w:val="24"/>
        </w:rPr>
        <w:t xml:space="preserve"> + </w:t>
      </w:r>
      <w:r>
        <w:rPr>
          <w:sz w:val="24"/>
        </w:rPr>
        <w:t>结束字</w:t>
      </w:r>
      <w:r>
        <w:rPr>
          <w:sz w:val="24"/>
        </w:rPr>
        <w:t>”</w:t>
      </w:r>
      <w:r>
        <w:rPr>
          <w:sz w:val="24"/>
        </w:rPr>
        <w:t>的轻量协议格式。程序在接收侧以滑动窗口方式定位帧头</w:t>
      </w:r>
      <w:r>
        <w:rPr>
          <w:sz w:val="24"/>
        </w:rPr>
        <w:t>0x7E</w:t>
      </w:r>
      <w:r>
        <w:rPr>
          <w:sz w:val="24"/>
        </w:rPr>
        <w:t>，并校验连续结束字</w:t>
      </w:r>
      <w:r>
        <w:rPr>
          <w:sz w:val="24"/>
        </w:rPr>
        <w:t>0xFF 0xFF</w:t>
      </w:r>
      <w:r>
        <w:rPr>
          <w:sz w:val="24"/>
        </w:rPr>
        <w:t>，将第二字节解释为运行状态码，从而驱动学习、识别与自动演奏等功能模式切换。具体报文格式见表</w:t>
      </w:r>
      <w:r>
        <w:rPr>
          <w:sz w:val="24"/>
        </w:rPr>
        <w:t>4-2</w:t>
      </w:r>
      <w:r>
        <w:rPr>
          <w:sz w:val="24"/>
        </w:rPr>
        <w:t>。</w:t>
      </w:r>
    </w:p>
    <w:p w14:paraId="38E8B9BC" w14:textId="77777777" w:rsidR="007B0BC4" w:rsidRDefault="007B0BC4">
      <w:pPr>
        <w:spacing w:line="360" w:lineRule="auto"/>
        <w:ind w:firstLineChars="200" w:firstLine="480"/>
        <w:rPr>
          <w:sz w:val="24"/>
        </w:rPr>
      </w:pPr>
    </w:p>
    <w:p w14:paraId="532A372A" w14:textId="77777777" w:rsidR="007B0BC4" w:rsidRDefault="00000000">
      <w:pPr>
        <w:jc w:val="center"/>
      </w:pPr>
      <w:r>
        <w:t>表</w:t>
      </w:r>
      <w:r>
        <w:t xml:space="preserve">4-2 </w:t>
      </w:r>
      <w:r>
        <w:t>串口协议报文设计</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87"/>
        <w:gridCol w:w="2608"/>
        <w:gridCol w:w="3742"/>
      </w:tblGrid>
      <w:tr w:rsidR="007B0BC4" w14:paraId="622D14B7" w14:textId="77777777">
        <w:trPr>
          <w:tblHeader/>
          <w:jc w:val="center"/>
        </w:trPr>
        <w:tc>
          <w:tcPr>
            <w:tcW w:w="158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1593263E" w14:textId="77777777" w:rsidR="007B0BC4" w:rsidRDefault="00000000">
            <w:pPr>
              <w:spacing w:before="20" w:after="20"/>
              <w:jc w:val="center"/>
            </w:pPr>
            <w:r>
              <w:rPr>
                <w:rFonts w:ascii="宋体" w:hAnsi="宋体"/>
                <w:b/>
              </w:rPr>
              <w:t>报文名称</w:t>
            </w:r>
          </w:p>
        </w:tc>
        <w:tc>
          <w:tcPr>
            <w:tcW w:w="260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492EE626" w14:textId="77777777" w:rsidR="007B0BC4" w:rsidRDefault="00000000">
            <w:pPr>
              <w:spacing w:before="20" w:after="20"/>
              <w:jc w:val="center"/>
            </w:pPr>
            <w:r>
              <w:rPr>
                <w:rFonts w:ascii="宋体" w:hAnsi="宋体"/>
                <w:b/>
              </w:rPr>
              <w:t>示例报文（HEX）</w:t>
            </w:r>
          </w:p>
        </w:tc>
        <w:tc>
          <w:tcPr>
            <w:tcW w:w="3742"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2740208A" w14:textId="77777777" w:rsidR="007B0BC4" w:rsidRDefault="00000000">
            <w:pPr>
              <w:spacing w:before="20" w:after="20"/>
              <w:jc w:val="center"/>
            </w:pPr>
            <w:r>
              <w:rPr>
                <w:rFonts w:ascii="宋体" w:hAnsi="宋体"/>
                <w:b/>
              </w:rPr>
              <w:t>功能说明</w:t>
            </w:r>
          </w:p>
        </w:tc>
      </w:tr>
      <w:tr w:rsidR="007B0BC4" w14:paraId="1E6EEA27" w14:textId="77777777">
        <w:trPr>
          <w:jc w:val="center"/>
        </w:trPr>
        <w:tc>
          <w:tcPr>
            <w:tcW w:w="1587" w:type="dxa"/>
            <w:tcBorders>
              <w:top w:val="nil"/>
              <w:left w:val="nil"/>
              <w:bottom w:val="nil"/>
              <w:right w:val="nil"/>
            </w:tcBorders>
            <w:tcMar>
              <w:top w:w="80" w:type="dxa"/>
              <w:left w:w="110" w:type="dxa"/>
              <w:bottom w:w="80" w:type="dxa"/>
              <w:right w:w="110" w:type="dxa"/>
            </w:tcMar>
            <w:vAlign w:val="center"/>
          </w:tcPr>
          <w:p w14:paraId="76808E5D" w14:textId="77777777" w:rsidR="007B0BC4" w:rsidRDefault="00000000">
            <w:pPr>
              <w:spacing w:before="20" w:after="20"/>
              <w:jc w:val="center"/>
            </w:pPr>
            <w:r>
              <w:rPr>
                <w:rFonts w:ascii="宋体" w:hAnsi="宋体"/>
              </w:rPr>
              <w:t>待机</w:t>
            </w:r>
          </w:p>
        </w:tc>
        <w:tc>
          <w:tcPr>
            <w:tcW w:w="2608" w:type="dxa"/>
            <w:tcBorders>
              <w:top w:val="nil"/>
              <w:left w:val="nil"/>
              <w:bottom w:val="nil"/>
              <w:right w:val="nil"/>
            </w:tcBorders>
            <w:tcMar>
              <w:top w:w="80" w:type="dxa"/>
              <w:left w:w="110" w:type="dxa"/>
              <w:bottom w:w="80" w:type="dxa"/>
              <w:right w:w="110" w:type="dxa"/>
            </w:tcMar>
            <w:vAlign w:val="center"/>
          </w:tcPr>
          <w:p w14:paraId="3CE2767A" w14:textId="77777777" w:rsidR="007B0BC4" w:rsidRDefault="00000000">
            <w:pPr>
              <w:spacing w:before="20" w:after="20"/>
              <w:jc w:val="center"/>
            </w:pPr>
            <w:r>
              <w:rPr>
                <w:rFonts w:ascii="宋体" w:hAnsi="宋体"/>
              </w:rPr>
              <w:t>7E 00 FF FF FF</w:t>
            </w:r>
          </w:p>
        </w:tc>
        <w:tc>
          <w:tcPr>
            <w:tcW w:w="3742" w:type="dxa"/>
            <w:tcBorders>
              <w:top w:val="nil"/>
              <w:left w:val="nil"/>
              <w:bottom w:val="nil"/>
              <w:right w:val="nil"/>
            </w:tcBorders>
            <w:tcMar>
              <w:top w:w="80" w:type="dxa"/>
              <w:left w:w="110" w:type="dxa"/>
              <w:bottom w:w="80" w:type="dxa"/>
              <w:right w:w="110" w:type="dxa"/>
            </w:tcMar>
            <w:vAlign w:val="center"/>
          </w:tcPr>
          <w:p w14:paraId="56E8075A" w14:textId="77777777" w:rsidR="007B0BC4" w:rsidRDefault="00000000">
            <w:pPr>
              <w:spacing w:before="20" w:after="20"/>
              <w:jc w:val="left"/>
            </w:pPr>
            <w:r>
              <w:rPr>
                <w:rFonts w:ascii="宋体" w:hAnsi="宋体"/>
              </w:rPr>
              <w:t>系统进入待机/监听状态</w:t>
            </w:r>
          </w:p>
        </w:tc>
      </w:tr>
      <w:tr w:rsidR="007B0BC4" w14:paraId="5D794DFA" w14:textId="77777777">
        <w:trPr>
          <w:jc w:val="center"/>
        </w:trPr>
        <w:tc>
          <w:tcPr>
            <w:tcW w:w="1587" w:type="dxa"/>
            <w:tcBorders>
              <w:top w:val="nil"/>
              <w:left w:val="nil"/>
              <w:bottom w:val="nil"/>
              <w:right w:val="nil"/>
            </w:tcBorders>
            <w:tcMar>
              <w:top w:w="80" w:type="dxa"/>
              <w:left w:w="110" w:type="dxa"/>
              <w:bottom w:w="80" w:type="dxa"/>
              <w:right w:w="110" w:type="dxa"/>
            </w:tcMar>
            <w:vAlign w:val="center"/>
          </w:tcPr>
          <w:p w14:paraId="2019A792" w14:textId="77777777" w:rsidR="007B0BC4" w:rsidRDefault="00000000">
            <w:pPr>
              <w:spacing w:before="20" w:after="20"/>
              <w:jc w:val="center"/>
            </w:pPr>
            <w:r>
              <w:rPr>
                <w:rFonts w:ascii="宋体" w:hAnsi="宋体"/>
              </w:rPr>
              <w:t>学习1~学习5</w:t>
            </w:r>
          </w:p>
        </w:tc>
        <w:tc>
          <w:tcPr>
            <w:tcW w:w="2608" w:type="dxa"/>
            <w:tcBorders>
              <w:top w:val="nil"/>
              <w:left w:val="nil"/>
              <w:bottom w:val="nil"/>
              <w:right w:val="nil"/>
            </w:tcBorders>
            <w:tcMar>
              <w:top w:w="80" w:type="dxa"/>
              <w:left w:w="110" w:type="dxa"/>
              <w:bottom w:w="80" w:type="dxa"/>
              <w:right w:w="110" w:type="dxa"/>
            </w:tcMar>
            <w:vAlign w:val="center"/>
          </w:tcPr>
          <w:p w14:paraId="133E57DF" w14:textId="77777777" w:rsidR="007B0BC4" w:rsidRDefault="00000000">
            <w:pPr>
              <w:spacing w:before="20" w:after="20"/>
              <w:jc w:val="center"/>
            </w:pPr>
            <w:r>
              <w:rPr>
                <w:rFonts w:ascii="宋体" w:hAnsi="宋体"/>
              </w:rPr>
              <w:t>7E 01~05 FF FF FF</w:t>
            </w:r>
          </w:p>
        </w:tc>
        <w:tc>
          <w:tcPr>
            <w:tcW w:w="3742" w:type="dxa"/>
            <w:tcBorders>
              <w:top w:val="nil"/>
              <w:left w:val="nil"/>
              <w:bottom w:val="nil"/>
              <w:right w:val="nil"/>
            </w:tcBorders>
            <w:tcMar>
              <w:top w:w="80" w:type="dxa"/>
              <w:left w:w="110" w:type="dxa"/>
              <w:bottom w:w="80" w:type="dxa"/>
              <w:right w:w="110" w:type="dxa"/>
            </w:tcMar>
            <w:vAlign w:val="center"/>
          </w:tcPr>
          <w:p w14:paraId="59BDB298" w14:textId="77777777" w:rsidR="007B0BC4" w:rsidRDefault="00000000">
            <w:pPr>
              <w:spacing w:before="20" w:after="20"/>
              <w:jc w:val="left"/>
            </w:pPr>
            <w:r>
              <w:rPr>
                <w:rFonts w:ascii="宋体" w:hAnsi="宋体"/>
              </w:rPr>
              <w:t>依次学习1~5号杯的主峰模板</w:t>
            </w:r>
          </w:p>
        </w:tc>
      </w:tr>
      <w:tr w:rsidR="007B0BC4" w14:paraId="116E6E57" w14:textId="77777777">
        <w:trPr>
          <w:jc w:val="center"/>
        </w:trPr>
        <w:tc>
          <w:tcPr>
            <w:tcW w:w="1587" w:type="dxa"/>
            <w:tcBorders>
              <w:top w:val="nil"/>
              <w:left w:val="nil"/>
              <w:bottom w:val="nil"/>
              <w:right w:val="nil"/>
            </w:tcBorders>
            <w:tcMar>
              <w:top w:w="80" w:type="dxa"/>
              <w:left w:w="110" w:type="dxa"/>
              <w:bottom w:w="80" w:type="dxa"/>
              <w:right w:w="110" w:type="dxa"/>
            </w:tcMar>
            <w:vAlign w:val="center"/>
          </w:tcPr>
          <w:p w14:paraId="11B16B15" w14:textId="77777777" w:rsidR="007B0BC4" w:rsidRDefault="00000000">
            <w:pPr>
              <w:spacing w:before="20" w:after="20"/>
              <w:jc w:val="center"/>
            </w:pPr>
            <w:r>
              <w:rPr>
                <w:rFonts w:ascii="宋体" w:hAnsi="宋体"/>
              </w:rPr>
              <w:t>一键播放</w:t>
            </w:r>
          </w:p>
        </w:tc>
        <w:tc>
          <w:tcPr>
            <w:tcW w:w="2608" w:type="dxa"/>
            <w:tcBorders>
              <w:top w:val="nil"/>
              <w:left w:val="nil"/>
              <w:bottom w:val="nil"/>
              <w:right w:val="nil"/>
            </w:tcBorders>
            <w:tcMar>
              <w:top w:w="80" w:type="dxa"/>
              <w:left w:w="110" w:type="dxa"/>
              <w:bottom w:w="80" w:type="dxa"/>
              <w:right w:w="110" w:type="dxa"/>
            </w:tcMar>
            <w:vAlign w:val="center"/>
          </w:tcPr>
          <w:p w14:paraId="5E65B063" w14:textId="77777777" w:rsidR="007B0BC4" w:rsidRDefault="00000000">
            <w:pPr>
              <w:spacing w:before="20" w:after="20"/>
              <w:jc w:val="center"/>
            </w:pPr>
            <w:r>
              <w:rPr>
                <w:rFonts w:ascii="宋体" w:hAnsi="宋体"/>
              </w:rPr>
              <w:t>7E 06 FF FF FF</w:t>
            </w:r>
          </w:p>
        </w:tc>
        <w:tc>
          <w:tcPr>
            <w:tcW w:w="3742" w:type="dxa"/>
            <w:tcBorders>
              <w:top w:val="nil"/>
              <w:left w:val="nil"/>
              <w:bottom w:val="nil"/>
              <w:right w:val="nil"/>
            </w:tcBorders>
            <w:tcMar>
              <w:top w:w="80" w:type="dxa"/>
              <w:left w:w="110" w:type="dxa"/>
              <w:bottom w:w="80" w:type="dxa"/>
              <w:right w:w="110" w:type="dxa"/>
            </w:tcMar>
            <w:vAlign w:val="center"/>
          </w:tcPr>
          <w:p w14:paraId="7E2CA2CC" w14:textId="77777777" w:rsidR="007B0BC4" w:rsidRDefault="00000000">
            <w:pPr>
              <w:spacing w:before="20" w:after="20"/>
              <w:jc w:val="left"/>
            </w:pPr>
            <w:r>
              <w:rPr>
                <w:rFonts w:ascii="宋体" w:hAnsi="宋体"/>
              </w:rPr>
              <w:t>调用预置乐曲进行自动演奏</w:t>
            </w:r>
          </w:p>
        </w:tc>
      </w:tr>
      <w:tr w:rsidR="007B0BC4" w14:paraId="349E4361" w14:textId="77777777">
        <w:trPr>
          <w:jc w:val="center"/>
        </w:trPr>
        <w:tc>
          <w:tcPr>
            <w:tcW w:w="1587" w:type="dxa"/>
            <w:tcBorders>
              <w:top w:val="nil"/>
              <w:left w:val="nil"/>
              <w:bottom w:val="nil"/>
              <w:right w:val="nil"/>
            </w:tcBorders>
            <w:tcMar>
              <w:top w:w="80" w:type="dxa"/>
              <w:left w:w="110" w:type="dxa"/>
              <w:bottom w:w="80" w:type="dxa"/>
              <w:right w:w="110" w:type="dxa"/>
            </w:tcMar>
            <w:vAlign w:val="center"/>
          </w:tcPr>
          <w:p w14:paraId="548BA764" w14:textId="77777777" w:rsidR="007B0BC4" w:rsidRDefault="00000000">
            <w:pPr>
              <w:spacing w:before="20" w:after="20"/>
              <w:jc w:val="center"/>
            </w:pPr>
            <w:r>
              <w:rPr>
                <w:rFonts w:ascii="宋体" w:hAnsi="宋体"/>
              </w:rPr>
              <w:t>基础识别</w:t>
            </w:r>
          </w:p>
        </w:tc>
        <w:tc>
          <w:tcPr>
            <w:tcW w:w="2608" w:type="dxa"/>
            <w:tcBorders>
              <w:top w:val="nil"/>
              <w:left w:val="nil"/>
              <w:bottom w:val="nil"/>
              <w:right w:val="nil"/>
            </w:tcBorders>
            <w:tcMar>
              <w:top w:w="80" w:type="dxa"/>
              <w:left w:w="110" w:type="dxa"/>
              <w:bottom w:w="80" w:type="dxa"/>
              <w:right w:w="110" w:type="dxa"/>
            </w:tcMar>
            <w:vAlign w:val="center"/>
          </w:tcPr>
          <w:p w14:paraId="0CA1927B" w14:textId="77777777" w:rsidR="007B0BC4" w:rsidRDefault="00000000">
            <w:pPr>
              <w:spacing w:before="20" w:after="20"/>
              <w:jc w:val="center"/>
            </w:pPr>
            <w:r>
              <w:rPr>
                <w:rFonts w:ascii="宋体" w:hAnsi="宋体"/>
              </w:rPr>
              <w:t>7E 07 FF FF FF</w:t>
            </w:r>
          </w:p>
        </w:tc>
        <w:tc>
          <w:tcPr>
            <w:tcW w:w="3742" w:type="dxa"/>
            <w:tcBorders>
              <w:top w:val="nil"/>
              <w:left w:val="nil"/>
              <w:bottom w:val="nil"/>
              <w:right w:val="nil"/>
            </w:tcBorders>
            <w:tcMar>
              <w:top w:w="80" w:type="dxa"/>
              <w:left w:w="110" w:type="dxa"/>
              <w:bottom w:w="80" w:type="dxa"/>
              <w:right w:w="110" w:type="dxa"/>
            </w:tcMar>
            <w:vAlign w:val="center"/>
          </w:tcPr>
          <w:p w14:paraId="2D7D226C" w14:textId="77777777" w:rsidR="007B0BC4" w:rsidRDefault="00000000">
            <w:pPr>
              <w:spacing w:before="20" w:after="20"/>
              <w:jc w:val="left"/>
            </w:pPr>
            <w:r>
              <w:rPr>
                <w:rFonts w:ascii="宋体" w:hAnsi="宋体"/>
              </w:rPr>
              <w:t>识别成功后仅显示杯号</w:t>
            </w:r>
          </w:p>
        </w:tc>
      </w:tr>
      <w:tr w:rsidR="007B0BC4" w14:paraId="0F9BF921" w14:textId="77777777">
        <w:trPr>
          <w:jc w:val="center"/>
        </w:trPr>
        <w:tc>
          <w:tcPr>
            <w:tcW w:w="1587" w:type="dxa"/>
            <w:tcBorders>
              <w:top w:val="nil"/>
              <w:left w:val="nil"/>
              <w:bottom w:val="nil"/>
              <w:right w:val="nil"/>
            </w:tcBorders>
            <w:tcMar>
              <w:top w:w="80" w:type="dxa"/>
              <w:left w:w="110" w:type="dxa"/>
              <w:bottom w:w="80" w:type="dxa"/>
              <w:right w:w="110" w:type="dxa"/>
            </w:tcMar>
            <w:vAlign w:val="center"/>
          </w:tcPr>
          <w:p w14:paraId="368BB848" w14:textId="77777777" w:rsidR="007B0BC4" w:rsidRDefault="00000000">
            <w:pPr>
              <w:spacing w:before="20" w:after="20"/>
              <w:jc w:val="center"/>
            </w:pPr>
            <w:r>
              <w:rPr>
                <w:rFonts w:ascii="宋体" w:hAnsi="宋体"/>
              </w:rPr>
              <w:t>识别伴音</w:t>
            </w:r>
          </w:p>
        </w:tc>
        <w:tc>
          <w:tcPr>
            <w:tcW w:w="2608" w:type="dxa"/>
            <w:tcBorders>
              <w:top w:val="nil"/>
              <w:left w:val="nil"/>
              <w:bottom w:val="nil"/>
              <w:right w:val="nil"/>
            </w:tcBorders>
            <w:tcMar>
              <w:top w:w="80" w:type="dxa"/>
              <w:left w:w="110" w:type="dxa"/>
              <w:bottom w:w="80" w:type="dxa"/>
              <w:right w:w="110" w:type="dxa"/>
            </w:tcMar>
            <w:vAlign w:val="center"/>
          </w:tcPr>
          <w:p w14:paraId="2929660B" w14:textId="77777777" w:rsidR="007B0BC4" w:rsidRDefault="00000000">
            <w:pPr>
              <w:spacing w:before="20" w:after="20"/>
              <w:jc w:val="center"/>
            </w:pPr>
            <w:r>
              <w:rPr>
                <w:rFonts w:ascii="宋体" w:hAnsi="宋体"/>
              </w:rPr>
              <w:t>7E 08 FF FF FF</w:t>
            </w:r>
          </w:p>
        </w:tc>
        <w:tc>
          <w:tcPr>
            <w:tcW w:w="3742" w:type="dxa"/>
            <w:tcBorders>
              <w:top w:val="nil"/>
              <w:left w:val="nil"/>
              <w:bottom w:val="nil"/>
              <w:right w:val="nil"/>
            </w:tcBorders>
            <w:tcMar>
              <w:top w:w="80" w:type="dxa"/>
              <w:left w:w="110" w:type="dxa"/>
              <w:bottom w:w="80" w:type="dxa"/>
              <w:right w:w="110" w:type="dxa"/>
            </w:tcMar>
            <w:vAlign w:val="center"/>
          </w:tcPr>
          <w:p w14:paraId="343C7D34" w14:textId="77777777" w:rsidR="007B0BC4" w:rsidRDefault="00000000">
            <w:pPr>
              <w:spacing w:before="20" w:after="20"/>
              <w:jc w:val="left"/>
            </w:pPr>
            <w:r>
              <w:rPr>
                <w:rFonts w:ascii="宋体" w:hAnsi="宋体"/>
              </w:rPr>
              <w:t>识别成功后显示杯号并播放对应音符</w:t>
            </w:r>
          </w:p>
        </w:tc>
      </w:tr>
      <w:tr w:rsidR="007B0BC4" w14:paraId="266026A3" w14:textId="77777777">
        <w:trPr>
          <w:jc w:val="center"/>
        </w:trPr>
        <w:tc>
          <w:tcPr>
            <w:tcW w:w="1587" w:type="dxa"/>
            <w:tcBorders>
              <w:top w:val="nil"/>
              <w:left w:val="nil"/>
              <w:bottom w:val="nil"/>
              <w:right w:val="nil"/>
            </w:tcBorders>
            <w:tcMar>
              <w:top w:w="80" w:type="dxa"/>
              <w:left w:w="110" w:type="dxa"/>
              <w:bottom w:w="80" w:type="dxa"/>
              <w:right w:w="110" w:type="dxa"/>
            </w:tcMar>
            <w:vAlign w:val="center"/>
          </w:tcPr>
          <w:p w14:paraId="6DB1142B" w14:textId="77777777" w:rsidR="007B0BC4" w:rsidRDefault="00000000">
            <w:pPr>
              <w:spacing w:before="20" w:after="20"/>
              <w:jc w:val="center"/>
            </w:pPr>
            <w:r>
              <w:rPr>
                <w:rFonts w:ascii="宋体" w:hAnsi="宋体"/>
              </w:rPr>
              <w:t>五杯模式</w:t>
            </w:r>
          </w:p>
        </w:tc>
        <w:tc>
          <w:tcPr>
            <w:tcW w:w="2608" w:type="dxa"/>
            <w:tcBorders>
              <w:top w:val="nil"/>
              <w:left w:val="nil"/>
              <w:bottom w:val="nil"/>
              <w:right w:val="nil"/>
            </w:tcBorders>
            <w:tcMar>
              <w:top w:w="80" w:type="dxa"/>
              <w:left w:w="110" w:type="dxa"/>
              <w:bottom w:w="80" w:type="dxa"/>
              <w:right w:w="110" w:type="dxa"/>
            </w:tcMar>
            <w:vAlign w:val="center"/>
          </w:tcPr>
          <w:p w14:paraId="3D5FA3C4" w14:textId="77777777" w:rsidR="007B0BC4" w:rsidRDefault="00000000">
            <w:pPr>
              <w:spacing w:before="20" w:after="20"/>
              <w:jc w:val="center"/>
            </w:pPr>
            <w:r>
              <w:rPr>
                <w:rFonts w:ascii="宋体" w:hAnsi="宋体"/>
              </w:rPr>
              <w:t>7E 09 FF FF FF</w:t>
            </w:r>
          </w:p>
        </w:tc>
        <w:tc>
          <w:tcPr>
            <w:tcW w:w="3742" w:type="dxa"/>
            <w:tcBorders>
              <w:top w:val="nil"/>
              <w:left w:val="nil"/>
              <w:bottom w:val="nil"/>
              <w:right w:val="nil"/>
            </w:tcBorders>
            <w:tcMar>
              <w:top w:w="80" w:type="dxa"/>
              <w:left w:w="110" w:type="dxa"/>
              <w:bottom w:w="80" w:type="dxa"/>
              <w:right w:w="110" w:type="dxa"/>
            </w:tcMar>
            <w:vAlign w:val="center"/>
          </w:tcPr>
          <w:p w14:paraId="191A70A5" w14:textId="77777777" w:rsidR="007B0BC4" w:rsidRDefault="00000000">
            <w:pPr>
              <w:spacing w:before="20" w:after="20"/>
              <w:jc w:val="left"/>
            </w:pPr>
            <w:r>
              <w:rPr>
                <w:rFonts w:ascii="宋体" w:hAnsi="宋体"/>
              </w:rPr>
              <w:t>在五个已学习模板内执行识别与发声</w:t>
            </w:r>
          </w:p>
        </w:tc>
      </w:tr>
      <w:tr w:rsidR="007B0BC4" w14:paraId="3AC9DA84" w14:textId="77777777">
        <w:trPr>
          <w:jc w:val="center"/>
        </w:trPr>
        <w:tc>
          <w:tcPr>
            <w:tcW w:w="1587" w:type="dxa"/>
            <w:tcBorders>
              <w:top w:val="nil"/>
              <w:left w:val="nil"/>
              <w:bottom w:val="single" w:sz="12" w:space="0" w:color="000000"/>
              <w:right w:val="nil"/>
            </w:tcBorders>
            <w:tcMar>
              <w:top w:w="80" w:type="dxa"/>
              <w:left w:w="110" w:type="dxa"/>
              <w:bottom w:w="80" w:type="dxa"/>
              <w:right w:w="110" w:type="dxa"/>
            </w:tcMar>
            <w:vAlign w:val="center"/>
          </w:tcPr>
          <w:p w14:paraId="51B6F3A3" w14:textId="77777777" w:rsidR="007B0BC4" w:rsidRDefault="00000000">
            <w:pPr>
              <w:spacing w:before="20" w:after="20"/>
              <w:jc w:val="center"/>
            </w:pPr>
            <w:r>
              <w:rPr>
                <w:rFonts w:ascii="宋体" w:hAnsi="宋体"/>
              </w:rPr>
              <w:t>八杯扩展</w:t>
            </w:r>
          </w:p>
        </w:tc>
        <w:tc>
          <w:tcPr>
            <w:tcW w:w="2608" w:type="dxa"/>
            <w:tcBorders>
              <w:top w:val="nil"/>
              <w:left w:val="nil"/>
              <w:bottom w:val="single" w:sz="12" w:space="0" w:color="000000"/>
              <w:right w:val="nil"/>
            </w:tcBorders>
            <w:tcMar>
              <w:top w:w="80" w:type="dxa"/>
              <w:left w:w="110" w:type="dxa"/>
              <w:bottom w:w="80" w:type="dxa"/>
              <w:right w:w="110" w:type="dxa"/>
            </w:tcMar>
            <w:vAlign w:val="center"/>
          </w:tcPr>
          <w:p w14:paraId="72AD856F" w14:textId="77777777" w:rsidR="007B0BC4" w:rsidRDefault="00000000">
            <w:pPr>
              <w:spacing w:before="20" w:after="20"/>
              <w:jc w:val="center"/>
            </w:pPr>
            <w:r>
              <w:rPr>
                <w:rFonts w:ascii="宋体" w:hAnsi="宋体"/>
              </w:rPr>
              <w:t>7E 10 FF FF FF</w:t>
            </w:r>
          </w:p>
        </w:tc>
        <w:tc>
          <w:tcPr>
            <w:tcW w:w="3742" w:type="dxa"/>
            <w:tcBorders>
              <w:top w:val="nil"/>
              <w:left w:val="nil"/>
              <w:bottom w:val="single" w:sz="12" w:space="0" w:color="000000"/>
              <w:right w:val="nil"/>
            </w:tcBorders>
            <w:tcMar>
              <w:top w:w="80" w:type="dxa"/>
              <w:left w:w="110" w:type="dxa"/>
              <w:bottom w:w="80" w:type="dxa"/>
              <w:right w:w="110" w:type="dxa"/>
            </w:tcMar>
            <w:vAlign w:val="center"/>
          </w:tcPr>
          <w:p w14:paraId="05E4EFA2" w14:textId="77777777" w:rsidR="007B0BC4" w:rsidRDefault="00000000">
            <w:pPr>
              <w:spacing w:before="20" w:after="20"/>
              <w:jc w:val="left"/>
            </w:pPr>
            <w:r>
              <w:rPr>
                <w:rFonts w:ascii="宋体" w:hAnsi="宋体"/>
              </w:rPr>
              <w:t>未知杯体返回0，用于扩展测试</w:t>
            </w:r>
          </w:p>
        </w:tc>
      </w:tr>
    </w:tbl>
    <w:p w14:paraId="6CD0CA6C" w14:textId="77777777" w:rsidR="007B0BC4" w:rsidRDefault="007B0BC4"/>
    <w:p w14:paraId="20F29496" w14:textId="77777777" w:rsidR="007B0BC4" w:rsidRDefault="007B0BC4">
      <w:pPr>
        <w:spacing w:line="360" w:lineRule="auto"/>
        <w:ind w:firstLineChars="200" w:firstLine="480"/>
        <w:rPr>
          <w:sz w:val="24"/>
        </w:rPr>
      </w:pPr>
    </w:p>
    <w:p w14:paraId="153B0201"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87" w:name="_Toc28158"/>
      <w:r>
        <w:rPr>
          <w:rFonts w:asciiTheme="majorEastAsia" w:eastAsiaTheme="majorEastAsia" w:hAnsiTheme="majorEastAsia" w:cs="黑体" w:hint="eastAsia"/>
          <w:b/>
          <w:bCs/>
          <w:sz w:val="30"/>
          <w:szCs w:val="30"/>
        </w:rPr>
        <w:t>第4.4节 音频输出与乐曲播放</w:t>
      </w:r>
      <w:bookmarkEnd w:id="87"/>
    </w:p>
    <w:p w14:paraId="13C8AD18" w14:textId="77777777" w:rsidR="007B0BC4" w:rsidRDefault="00000000">
      <w:pPr>
        <w:spacing w:line="360" w:lineRule="auto"/>
        <w:ind w:firstLineChars="200" w:firstLine="480"/>
        <w:rPr>
          <w:sz w:val="24"/>
        </w:rPr>
      </w:pPr>
      <w:r>
        <w:rPr>
          <w:sz w:val="24"/>
        </w:rPr>
        <w:lastRenderedPageBreak/>
        <w:t>音频子模块负责将识别结果或固定曲谱转换为可听输出。这里所说的</w:t>
      </w:r>
      <w:r>
        <w:rPr>
          <w:sz w:val="24"/>
        </w:rPr>
        <w:t>“</w:t>
      </w:r>
      <w:r>
        <w:rPr>
          <w:sz w:val="24"/>
        </w:rPr>
        <w:t>识别伴音反馈</w:t>
      </w:r>
      <w:r>
        <w:rPr>
          <w:sz w:val="24"/>
        </w:rPr>
        <w:t>”</w:t>
      </w:r>
      <w:r>
        <w:rPr>
          <w:sz w:val="24"/>
        </w:rPr>
        <w:t>，是指系统在完成杯号判定后，立即播放与该杯号对应的提示音或音符。系统内部建立了</w:t>
      </w:r>
      <w:r>
        <w:rPr>
          <w:sz w:val="24"/>
        </w:rPr>
        <w:t>“</w:t>
      </w:r>
      <w:r>
        <w:rPr>
          <w:sz w:val="24"/>
        </w:rPr>
        <w:t>音符编号</w:t>
      </w:r>
      <w:r>
        <w:rPr>
          <w:sz w:val="24"/>
        </w:rPr>
        <w:t>—</w:t>
      </w:r>
      <w:r>
        <w:rPr>
          <w:sz w:val="24"/>
        </w:rPr>
        <w:t>频率</w:t>
      </w:r>
      <w:r>
        <w:rPr>
          <w:sz w:val="24"/>
        </w:rPr>
        <w:t>—</w:t>
      </w:r>
      <w:r>
        <w:rPr>
          <w:sz w:val="24"/>
        </w:rPr>
        <w:t>持续时长</w:t>
      </w:r>
      <w:r>
        <w:rPr>
          <w:sz w:val="24"/>
        </w:rPr>
        <w:t>”</w:t>
      </w:r>
      <w:r>
        <w:rPr>
          <w:sz w:val="24"/>
        </w:rPr>
        <w:t>的映射关系：在识别伴音模式下，主控将杯号映射为对应音符并即时播放；在自动演奏模式下，则按预置数组顺序读取音符编号和节拍长度，循环输出完整旋律。该映射关系见表</w:t>
      </w:r>
      <w:r>
        <w:rPr>
          <w:sz w:val="24"/>
        </w:rPr>
        <w:t>4-3</w:t>
      </w:r>
      <w:r>
        <w:rPr>
          <w:sz w:val="24"/>
        </w:rPr>
        <w:t>，播放流程如图</w:t>
      </w:r>
      <w:r>
        <w:rPr>
          <w:sz w:val="24"/>
        </w:rPr>
        <w:t>4-3</w:t>
      </w:r>
      <w:r>
        <w:rPr>
          <w:sz w:val="24"/>
        </w:rPr>
        <w:t>所示。</w:t>
      </w:r>
    </w:p>
    <w:p w14:paraId="14A52533" w14:textId="77777777" w:rsidR="007B0BC4" w:rsidRDefault="00000000">
      <w:pPr>
        <w:spacing w:line="360" w:lineRule="auto"/>
        <w:ind w:firstLineChars="200" w:firstLine="480"/>
        <w:rPr>
          <w:sz w:val="24"/>
        </w:rPr>
      </w:pPr>
      <w:r>
        <w:rPr>
          <w:rFonts w:hint="eastAsia"/>
          <w:sz w:val="24"/>
        </w:rPr>
        <w:t>以《两只老虎》为例，程序可按“音符序列</w:t>
      </w:r>
      <w:r>
        <w:rPr>
          <w:rFonts w:hint="eastAsia"/>
          <w:sz w:val="24"/>
        </w:rPr>
        <w:t xml:space="preserve"> + </w:t>
      </w:r>
      <w:r>
        <w:rPr>
          <w:rFonts w:hint="eastAsia"/>
          <w:sz w:val="24"/>
        </w:rPr>
        <w:t>节拍序列”的方式依次读取每个音的编号、查表得到目标频率，并通过定时器输出相应方波持续指定时长。这样的设计避免了在运行过程中实时计算复杂乐谱，既降低了实现难度，也便于后续扩展更多预置曲目。</w:t>
      </w:r>
    </w:p>
    <w:p w14:paraId="1E90C0D7" w14:textId="77777777" w:rsidR="007B0BC4" w:rsidRDefault="00000000">
      <w:pPr>
        <w:jc w:val="center"/>
      </w:pPr>
      <w:r>
        <w:t>表</w:t>
      </w:r>
      <w:r>
        <w:t xml:space="preserve">4-3 </w:t>
      </w:r>
      <w:r>
        <w:t>乐曲播放的映射关系示例</w:t>
      </w:r>
    </w:p>
    <w:p w14:paraId="3242AB22" w14:textId="77777777" w:rsidR="007B0BC4" w:rsidRDefault="007B0BC4"/>
    <w:tbl>
      <w:tblPr>
        <w:tblW w:w="0" w:type="auto"/>
        <w:jc w:val="center"/>
        <w:tblBorders>
          <w:top w:val="single" w:sz="12" w:space="0" w:color="000000"/>
          <w:bottom w:val="single" w:sz="12" w:space="0" w:color="000000"/>
        </w:tblBorders>
        <w:tblLook w:val="04A0" w:firstRow="1" w:lastRow="0" w:firstColumn="1" w:lastColumn="0" w:noHBand="0" w:noVBand="1"/>
      </w:tblPr>
      <w:tblGrid>
        <w:gridCol w:w="1426"/>
        <w:gridCol w:w="1756"/>
        <w:gridCol w:w="3159"/>
        <w:gridCol w:w="2185"/>
      </w:tblGrid>
      <w:tr w:rsidR="007B0BC4" w14:paraId="1CF6A883" w14:textId="77777777">
        <w:trPr>
          <w:tblHeader/>
          <w:jc w:val="center"/>
        </w:trPr>
        <w:tc>
          <w:tcPr>
            <w:tcW w:w="1474"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42AC0594" w14:textId="77777777" w:rsidR="007B0BC4" w:rsidRDefault="00000000">
            <w:pPr>
              <w:spacing w:before="20" w:after="20"/>
              <w:jc w:val="center"/>
            </w:pPr>
            <w:r>
              <w:rPr>
                <w:rFonts w:ascii="宋体" w:hAnsi="宋体"/>
                <w:b/>
              </w:rPr>
              <w:t>场景</w:t>
            </w:r>
          </w:p>
        </w:tc>
        <w:tc>
          <w:tcPr>
            <w:tcW w:w="1814"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5C5ECA84" w14:textId="77777777" w:rsidR="007B0BC4" w:rsidRDefault="00000000">
            <w:pPr>
              <w:spacing w:before="20" w:after="20"/>
              <w:jc w:val="center"/>
            </w:pPr>
            <w:r>
              <w:rPr>
                <w:rFonts w:ascii="宋体" w:hAnsi="宋体"/>
                <w:b/>
              </w:rPr>
              <w:t>输入</w:t>
            </w:r>
          </w:p>
        </w:tc>
        <w:tc>
          <w:tcPr>
            <w:tcW w:w="328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3B8C1C4B" w14:textId="77777777" w:rsidR="007B0BC4" w:rsidRDefault="00000000">
            <w:pPr>
              <w:spacing w:before="20" w:after="20"/>
              <w:jc w:val="center"/>
            </w:pPr>
            <w:r>
              <w:rPr>
                <w:rFonts w:ascii="宋体" w:hAnsi="宋体"/>
                <w:b/>
              </w:rPr>
              <w:t>映射关系</w:t>
            </w:r>
          </w:p>
        </w:tc>
        <w:tc>
          <w:tcPr>
            <w:tcW w:w="226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09264A22" w14:textId="77777777" w:rsidR="007B0BC4" w:rsidRDefault="00000000">
            <w:pPr>
              <w:spacing w:before="20" w:after="20"/>
              <w:jc w:val="center"/>
            </w:pPr>
            <w:r>
              <w:rPr>
                <w:rFonts w:ascii="宋体" w:hAnsi="宋体"/>
                <w:b/>
              </w:rPr>
              <w:t>输出结果</w:t>
            </w:r>
          </w:p>
        </w:tc>
      </w:tr>
      <w:tr w:rsidR="007B0BC4" w14:paraId="3B20E3C9" w14:textId="77777777">
        <w:trPr>
          <w:jc w:val="center"/>
        </w:trPr>
        <w:tc>
          <w:tcPr>
            <w:tcW w:w="1474" w:type="dxa"/>
            <w:tcBorders>
              <w:top w:val="nil"/>
              <w:left w:val="nil"/>
              <w:bottom w:val="nil"/>
              <w:right w:val="nil"/>
            </w:tcBorders>
            <w:tcMar>
              <w:top w:w="80" w:type="dxa"/>
              <w:left w:w="110" w:type="dxa"/>
              <w:bottom w:w="80" w:type="dxa"/>
              <w:right w:w="110" w:type="dxa"/>
            </w:tcMar>
            <w:vAlign w:val="center"/>
          </w:tcPr>
          <w:p w14:paraId="3DAB58DF" w14:textId="77777777" w:rsidR="007B0BC4" w:rsidRDefault="00000000">
            <w:pPr>
              <w:spacing w:before="20" w:after="20"/>
              <w:jc w:val="center"/>
            </w:pPr>
            <w:r>
              <w:rPr>
                <w:rFonts w:ascii="宋体" w:hAnsi="宋体"/>
              </w:rPr>
              <w:t>识别伴音</w:t>
            </w:r>
          </w:p>
        </w:tc>
        <w:tc>
          <w:tcPr>
            <w:tcW w:w="1814" w:type="dxa"/>
            <w:tcBorders>
              <w:top w:val="nil"/>
              <w:left w:val="nil"/>
              <w:bottom w:val="nil"/>
              <w:right w:val="nil"/>
            </w:tcBorders>
            <w:tcMar>
              <w:top w:w="80" w:type="dxa"/>
              <w:left w:w="110" w:type="dxa"/>
              <w:bottom w:w="80" w:type="dxa"/>
              <w:right w:w="110" w:type="dxa"/>
            </w:tcMar>
            <w:vAlign w:val="center"/>
          </w:tcPr>
          <w:p w14:paraId="717D2E16" w14:textId="77777777" w:rsidR="007B0BC4" w:rsidRDefault="00000000">
            <w:pPr>
              <w:spacing w:before="20" w:after="20"/>
              <w:jc w:val="center"/>
            </w:pPr>
            <w:r>
              <w:rPr>
                <w:rFonts w:ascii="宋体" w:hAnsi="宋体"/>
              </w:rPr>
              <w:t>杯号1~5</w:t>
            </w:r>
          </w:p>
        </w:tc>
        <w:tc>
          <w:tcPr>
            <w:tcW w:w="3288" w:type="dxa"/>
            <w:tcBorders>
              <w:top w:val="nil"/>
              <w:left w:val="nil"/>
              <w:bottom w:val="nil"/>
              <w:right w:val="nil"/>
            </w:tcBorders>
            <w:tcMar>
              <w:top w:w="80" w:type="dxa"/>
              <w:left w:w="110" w:type="dxa"/>
              <w:bottom w:w="80" w:type="dxa"/>
              <w:right w:w="110" w:type="dxa"/>
            </w:tcMar>
            <w:vAlign w:val="center"/>
          </w:tcPr>
          <w:p w14:paraId="6A5E0258" w14:textId="77777777" w:rsidR="007B0BC4" w:rsidRDefault="00000000">
            <w:pPr>
              <w:spacing w:before="20" w:after="20"/>
              <w:jc w:val="center"/>
            </w:pPr>
            <w:r>
              <w:rPr>
                <w:rFonts w:ascii="宋体" w:hAnsi="宋体"/>
              </w:rPr>
              <w:t>杯号 -&gt; 音符编号 -&gt; 频率</w:t>
            </w:r>
          </w:p>
        </w:tc>
        <w:tc>
          <w:tcPr>
            <w:tcW w:w="2268" w:type="dxa"/>
            <w:tcBorders>
              <w:top w:val="nil"/>
              <w:left w:val="nil"/>
              <w:bottom w:val="nil"/>
              <w:right w:val="nil"/>
            </w:tcBorders>
            <w:tcMar>
              <w:top w:w="80" w:type="dxa"/>
              <w:left w:w="110" w:type="dxa"/>
              <w:bottom w:w="80" w:type="dxa"/>
              <w:right w:w="110" w:type="dxa"/>
            </w:tcMar>
            <w:vAlign w:val="center"/>
          </w:tcPr>
          <w:p w14:paraId="338CC9A7" w14:textId="77777777" w:rsidR="007B0BC4" w:rsidRDefault="00000000">
            <w:pPr>
              <w:spacing w:before="20" w:after="20"/>
              <w:jc w:val="center"/>
            </w:pPr>
            <w:r>
              <w:rPr>
                <w:rFonts w:ascii="宋体" w:hAnsi="宋体"/>
              </w:rPr>
              <w:t>即时播放对应音符</w:t>
            </w:r>
          </w:p>
        </w:tc>
      </w:tr>
      <w:tr w:rsidR="007B0BC4" w14:paraId="1F14B74B" w14:textId="77777777">
        <w:trPr>
          <w:jc w:val="center"/>
        </w:trPr>
        <w:tc>
          <w:tcPr>
            <w:tcW w:w="1474" w:type="dxa"/>
            <w:tcBorders>
              <w:top w:val="nil"/>
              <w:left w:val="nil"/>
              <w:bottom w:val="nil"/>
              <w:right w:val="nil"/>
            </w:tcBorders>
            <w:tcMar>
              <w:top w:w="80" w:type="dxa"/>
              <w:left w:w="110" w:type="dxa"/>
              <w:bottom w:w="80" w:type="dxa"/>
              <w:right w:w="110" w:type="dxa"/>
            </w:tcMar>
            <w:vAlign w:val="center"/>
          </w:tcPr>
          <w:p w14:paraId="77CF60DF" w14:textId="77777777" w:rsidR="007B0BC4" w:rsidRDefault="00000000">
            <w:pPr>
              <w:spacing w:before="20" w:after="20"/>
              <w:jc w:val="center"/>
            </w:pPr>
            <w:r>
              <w:rPr>
                <w:rFonts w:ascii="宋体" w:hAnsi="宋体"/>
              </w:rPr>
              <w:t>自动演奏</w:t>
            </w:r>
          </w:p>
        </w:tc>
        <w:tc>
          <w:tcPr>
            <w:tcW w:w="1814" w:type="dxa"/>
            <w:tcBorders>
              <w:top w:val="nil"/>
              <w:left w:val="nil"/>
              <w:bottom w:val="nil"/>
              <w:right w:val="nil"/>
            </w:tcBorders>
            <w:tcMar>
              <w:top w:w="80" w:type="dxa"/>
              <w:left w:w="110" w:type="dxa"/>
              <w:bottom w:w="80" w:type="dxa"/>
              <w:right w:w="110" w:type="dxa"/>
            </w:tcMar>
            <w:vAlign w:val="center"/>
          </w:tcPr>
          <w:p w14:paraId="69C43675" w14:textId="77777777" w:rsidR="007B0BC4" w:rsidRDefault="00000000">
            <w:pPr>
              <w:spacing w:before="20" w:after="20"/>
              <w:jc w:val="center"/>
            </w:pPr>
            <w:r>
              <w:rPr>
                <w:rFonts w:ascii="宋体" w:hAnsi="宋体"/>
              </w:rPr>
              <w:t>预置乐曲编号</w:t>
            </w:r>
          </w:p>
        </w:tc>
        <w:tc>
          <w:tcPr>
            <w:tcW w:w="3288" w:type="dxa"/>
            <w:tcBorders>
              <w:top w:val="nil"/>
              <w:left w:val="nil"/>
              <w:bottom w:val="nil"/>
              <w:right w:val="nil"/>
            </w:tcBorders>
            <w:tcMar>
              <w:top w:w="80" w:type="dxa"/>
              <w:left w:w="110" w:type="dxa"/>
              <w:bottom w:w="80" w:type="dxa"/>
              <w:right w:w="110" w:type="dxa"/>
            </w:tcMar>
            <w:vAlign w:val="center"/>
          </w:tcPr>
          <w:p w14:paraId="276A12A1" w14:textId="77777777" w:rsidR="007B0BC4" w:rsidRDefault="00000000">
            <w:pPr>
              <w:spacing w:before="20" w:after="20"/>
              <w:jc w:val="center"/>
            </w:pPr>
            <w:r>
              <w:rPr>
                <w:rFonts w:ascii="宋体" w:hAnsi="宋体"/>
              </w:rPr>
              <w:t>乐曲数组 -&gt; 音符/节拍序列</w:t>
            </w:r>
          </w:p>
        </w:tc>
        <w:tc>
          <w:tcPr>
            <w:tcW w:w="2268" w:type="dxa"/>
            <w:tcBorders>
              <w:top w:val="nil"/>
              <w:left w:val="nil"/>
              <w:bottom w:val="nil"/>
              <w:right w:val="nil"/>
            </w:tcBorders>
            <w:tcMar>
              <w:top w:w="80" w:type="dxa"/>
              <w:left w:w="110" w:type="dxa"/>
              <w:bottom w:w="80" w:type="dxa"/>
              <w:right w:w="110" w:type="dxa"/>
            </w:tcMar>
            <w:vAlign w:val="center"/>
          </w:tcPr>
          <w:p w14:paraId="2B596216" w14:textId="77777777" w:rsidR="007B0BC4" w:rsidRDefault="00000000">
            <w:pPr>
              <w:spacing w:before="20" w:after="20"/>
              <w:jc w:val="center"/>
            </w:pPr>
            <w:r>
              <w:rPr>
                <w:rFonts w:ascii="宋体" w:hAnsi="宋体"/>
              </w:rPr>
              <w:t>按顺序播放旋律</w:t>
            </w:r>
          </w:p>
        </w:tc>
      </w:tr>
      <w:tr w:rsidR="007B0BC4" w14:paraId="08F497C2" w14:textId="77777777">
        <w:trPr>
          <w:jc w:val="center"/>
        </w:trPr>
        <w:tc>
          <w:tcPr>
            <w:tcW w:w="1474" w:type="dxa"/>
            <w:tcBorders>
              <w:top w:val="nil"/>
              <w:left w:val="nil"/>
              <w:bottom w:val="single" w:sz="12" w:space="0" w:color="000000"/>
              <w:right w:val="nil"/>
            </w:tcBorders>
            <w:tcMar>
              <w:top w:w="80" w:type="dxa"/>
              <w:left w:w="110" w:type="dxa"/>
              <w:bottom w:w="80" w:type="dxa"/>
              <w:right w:w="110" w:type="dxa"/>
            </w:tcMar>
            <w:vAlign w:val="center"/>
          </w:tcPr>
          <w:p w14:paraId="78C86ECA" w14:textId="77777777" w:rsidR="007B0BC4" w:rsidRDefault="00000000">
            <w:pPr>
              <w:spacing w:before="20" w:after="20"/>
              <w:jc w:val="center"/>
            </w:pPr>
            <w:r>
              <w:rPr>
                <w:rFonts w:ascii="宋体" w:hAnsi="宋体"/>
              </w:rPr>
              <w:t>定时控制</w:t>
            </w:r>
          </w:p>
        </w:tc>
        <w:tc>
          <w:tcPr>
            <w:tcW w:w="1814" w:type="dxa"/>
            <w:tcBorders>
              <w:top w:val="nil"/>
              <w:left w:val="nil"/>
              <w:bottom w:val="single" w:sz="12" w:space="0" w:color="000000"/>
              <w:right w:val="nil"/>
            </w:tcBorders>
            <w:tcMar>
              <w:top w:w="80" w:type="dxa"/>
              <w:left w:w="110" w:type="dxa"/>
              <w:bottom w:w="80" w:type="dxa"/>
              <w:right w:w="110" w:type="dxa"/>
            </w:tcMar>
            <w:vAlign w:val="center"/>
          </w:tcPr>
          <w:p w14:paraId="3C4F4494" w14:textId="77777777" w:rsidR="007B0BC4" w:rsidRDefault="00000000">
            <w:pPr>
              <w:spacing w:before="20" w:after="20"/>
              <w:jc w:val="center"/>
            </w:pPr>
            <w:r>
              <w:rPr>
                <w:rFonts w:ascii="宋体" w:hAnsi="宋体"/>
              </w:rPr>
              <w:t>音符持续时长</w:t>
            </w:r>
          </w:p>
        </w:tc>
        <w:tc>
          <w:tcPr>
            <w:tcW w:w="3288" w:type="dxa"/>
            <w:tcBorders>
              <w:top w:val="nil"/>
              <w:left w:val="nil"/>
              <w:bottom w:val="single" w:sz="12" w:space="0" w:color="000000"/>
              <w:right w:val="nil"/>
            </w:tcBorders>
            <w:tcMar>
              <w:top w:w="80" w:type="dxa"/>
              <w:left w:w="110" w:type="dxa"/>
              <w:bottom w:w="80" w:type="dxa"/>
              <w:right w:w="110" w:type="dxa"/>
            </w:tcMar>
            <w:vAlign w:val="center"/>
          </w:tcPr>
          <w:p w14:paraId="4806ABB8" w14:textId="77777777" w:rsidR="007B0BC4" w:rsidRDefault="00000000">
            <w:pPr>
              <w:spacing w:before="20" w:after="20"/>
              <w:jc w:val="center"/>
            </w:pPr>
            <w:r>
              <w:rPr>
                <w:rFonts w:ascii="宋体" w:hAnsi="宋体"/>
              </w:rPr>
              <w:t>节拍值 -&gt; 定时器计数</w:t>
            </w:r>
          </w:p>
        </w:tc>
        <w:tc>
          <w:tcPr>
            <w:tcW w:w="2268" w:type="dxa"/>
            <w:tcBorders>
              <w:top w:val="nil"/>
              <w:left w:val="nil"/>
              <w:bottom w:val="single" w:sz="12" w:space="0" w:color="000000"/>
              <w:right w:val="nil"/>
            </w:tcBorders>
            <w:tcMar>
              <w:top w:w="80" w:type="dxa"/>
              <w:left w:w="110" w:type="dxa"/>
              <w:bottom w:w="80" w:type="dxa"/>
              <w:right w:w="110" w:type="dxa"/>
            </w:tcMar>
            <w:vAlign w:val="center"/>
          </w:tcPr>
          <w:p w14:paraId="42F69666" w14:textId="77777777" w:rsidR="007B0BC4" w:rsidRDefault="00000000">
            <w:pPr>
              <w:spacing w:before="20" w:after="20"/>
              <w:jc w:val="center"/>
            </w:pPr>
            <w:r>
              <w:rPr>
                <w:rFonts w:ascii="宋体" w:hAnsi="宋体"/>
              </w:rPr>
              <w:t>控制每个音的长短</w:t>
            </w:r>
          </w:p>
        </w:tc>
      </w:tr>
    </w:tbl>
    <w:p w14:paraId="2A6E92A5" w14:textId="77777777" w:rsidR="007B0BC4" w:rsidRDefault="007B0BC4"/>
    <w:p w14:paraId="6EFC7B03" w14:textId="77777777" w:rsidR="007B0BC4" w:rsidRDefault="00000000">
      <w:pPr>
        <w:spacing w:line="360" w:lineRule="auto"/>
        <w:ind w:firstLineChars="200" w:firstLine="480"/>
        <w:jc w:val="center"/>
        <w:rPr>
          <w:sz w:val="24"/>
        </w:rPr>
      </w:pPr>
      <w:r>
        <w:rPr>
          <w:rFonts w:ascii="宋体" w:hAnsi="宋体" w:cs="宋体"/>
          <w:noProof/>
          <w:sz w:val="24"/>
        </w:rPr>
        <w:drawing>
          <wp:inline distT="0" distB="0" distL="114300" distR="114300" wp14:anchorId="721E4A1A" wp14:editId="0F0DBD50">
            <wp:extent cx="2934335" cy="3239770"/>
            <wp:effectExtent l="0" t="0" r="18415" b="17780"/>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33"/>
                    <a:stretch>
                      <a:fillRect/>
                    </a:stretch>
                  </pic:blipFill>
                  <pic:spPr>
                    <a:xfrm>
                      <a:off x="0" y="0"/>
                      <a:ext cx="2934335" cy="3239770"/>
                    </a:xfrm>
                    <a:prstGeom prst="rect">
                      <a:avLst/>
                    </a:prstGeom>
                    <a:noFill/>
                    <a:ln w="9525">
                      <a:noFill/>
                    </a:ln>
                  </pic:spPr>
                </pic:pic>
              </a:graphicData>
            </a:graphic>
          </wp:inline>
        </w:drawing>
      </w:r>
    </w:p>
    <w:p w14:paraId="67080F55" w14:textId="77777777" w:rsidR="007B0BC4" w:rsidRDefault="00000000">
      <w:pPr>
        <w:spacing w:line="360" w:lineRule="auto"/>
        <w:ind w:firstLineChars="200" w:firstLine="420"/>
        <w:jc w:val="center"/>
        <w:rPr>
          <w:rFonts w:asciiTheme="majorEastAsia" w:eastAsiaTheme="majorEastAsia" w:hAnsiTheme="majorEastAsia" w:cs="黑体" w:hint="eastAsia"/>
          <w:b/>
          <w:bCs/>
          <w:sz w:val="30"/>
          <w:szCs w:val="30"/>
        </w:rPr>
      </w:pPr>
      <w:r>
        <w:t>图</w:t>
      </w:r>
      <w:r>
        <w:t>4-</w:t>
      </w:r>
      <w:r>
        <w:rPr>
          <w:rFonts w:hint="eastAsia"/>
        </w:rPr>
        <w:t>3</w:t>
      </w:r>
      <w:r>
        <w:t xml:space="preserve"> </w:t>
      </w:r>
      <w:r>
        <w:t>乐曲播放流程示意图</w:t>
      </w:r>
    </w:p>
    <w:p w14:paraId="3B4129CA" w14:textId="313B7F2C" w:rsidR="007B0BC4" w:rsidRDefault="00000000">
      <w:pPr>
        <w:tabs>
          <w:tab w:val="left" w:pos="0"/>
        </w:tabs>
        <w:spacing w:line="360" w:lineRule="auto"/>
        <w:jc w:val="center"/>
        <w:outlineLvl w:val="0"/>
        <w:rPr>
          <w:rFonts w:cs="黑体"/>
          <w:b/>
          <w:bCs/>
          <w:sz w:val="30"/>
          <w:szCs w:val="30"/>
        </w:rPr>
      </w:pPr>
      <w:bookmarkStart w:id="88" w:name="_Toc18419"/>
      <w:r>
        <w:rPr>
          <w:rFonts w:cs="黑体" w:hint="eastAsia"/>
          <w:b/>
          <w:bCs/>
          <w:sz w:val="30"/>
          <w:szCs w:val="30"/>
        </w:rPr>
        <w:lastRenderedPageBreak/>
        <w:t>第</w:t>
      </w:r>
      <w:r>
        <w:rPr>
          <w:rFonts w:cs="黑体" w:hint="eastAsia"/>
          <w:b/>
          <w:bCs/>
          <w:sz w:val="30"/>
          <w:szCs w:val="30"/>
        </w:rPr>
        <w:t>5</w:t>
      </w:r>
      <w:r>
        <w:rPr>
          <w:rFonts w:cs="黑体" w:hint="eastAsia"/>
          <w:b/>
          <w:bCs/>
          <w:sz w:val="30"/>
          <w:szCs w:val="30"/>
        </w:rPr>
        <w:t>章</w:t>
      </w:r>
      <w:r>
        <w:rPr>
          <w:rFonts w:cs="黑体" w:hint="eastAsia"/>
          <w:b/>
          <w:bCs/>
          <w:sz w:val="30"/>
          <w:szCs w:val="30"/>
        </w:rPr>
        <w:t xml:space="preserve"> </w:t>
      </w:r>
      <w:r>
        <w:rPr>
          <w:rFonts w:cs="黑体" w:hint="eastAsia"/>
          <w:b/>
          <w:bCs/>
          <w:sz w:val="30"/>
          <w:szCs w:val="30"/>
        </w:rPr>
        <w:t>系统</w:t>
      </w:r>
      <w:del w:id="89" w:author="mintong zhou" w:date="2026-04-20T23:10:00Z" w16du:dateUtc="2026-04-20T15:10:00Z">
        <w:r w:rsidDel="000D1431">
          <w:rPr>
            <w:rFonts w:cs="黑体" w:hint="eastAsia"/>
            <w:b/>
            <w:bCs/>
            <w:sz w:val="30"/>
            <w:szCs w:val="30"/>
          </w:rPr>
          <w:delText>调试与实验结果</w:delText>
        </w:r>
      </w:del>
      <w:bookmarkEnd w:id="88"/>
      <w:ins w:id="90" w:author="mintong zhou" w:date="2026-04-20T23:10:00Z" w16du:dateUtc="2026-04-20T15:10:00Z">
        <w:r w:rsidR="000D1431">
          <w:rPr>
            <w:rFonts w:cs="黑体" w:hint="eastAsia"/>
            <w:b/>
            <w:bCs/>
            <w:sz w:val="30"/>
            <w:szCs w:val="30"/>
          </w:rPr>
          <w:t>测试</w:t>
        </w:r>
      </w:ins>
    </w:p>
    <w:p w14:paraId="4DECF22A" w14:textId="77777777" w:rsidR="007B0BC4" w:rsidRDefault="007B0BC4">
      <w:pPr>
        <w:spacing w:line="360" w:lineRule="auto"/>
        <w:rPr>
          <w:sz w:val="24"/>
        </w:rPr>
      </w:pPr>
    </w:p>
    <w:p w14:paraId="16130F8D"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91" w:name="_Toc24721"/>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5</w:t>
      </w:r>
      <w:r>
        <w:rPr>
          <w:rFonts w:asciiTheme="majorEastAsia" w:eastAsiaTheme="majorEastAsia" w:hAnsiTheme="majorEastAsia" w:cs="黑体"/>
          <w:b/>
          <w:bCs/>
          <w:sz w:val="30"/>
          <w:szCs w:val="30"/>
        </w:rPr>
        <w:t>.1节</w:t>
      </w:r>
      <w:r>
        <w:rPr>
          <w:rFonts w:asciiTheme="majorEastAsia" w:eastAsiaTheme="majorEastAsia" w:hAnsiTheme="majorEastAsia" w:cs="黑体" w:hint="eastAsia"/>
          <w:b/>
          <w:bCs/>
          <w:sz w:val="30"/>
          <w:szCs w:val="30"/>
        </w:rPr>
        <w:t xml:space="preserve"> 实验平台与测试方法</w:t>
      </w:r>
      <w:bookmarkEnd w:id="91"/>
    </w:p>
    <w:p w14:paraId="744842FA"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133E57DA" w14:textId="77777777" w:rsidR="007B0BC4" w:rsidRDefault="00000000">
      <w:pPr>
        <w:spacing w:line="360" w:lineRule="auto"/>
        <w:ind w:firstLine="420"/>
        <w:rPr>
          <w:sz w:val="24"/>
        </w:rPr>
      </w:pPr>
      <w:r>
        <w:rPr>
          <w:sz w:val="24"/>
        </w:rPr>
        <w:t>系统调试在完成硬件接线和软件烧录后进行，实验平台包括</w:t>
      </w:r>
      <w:r>
        <w:rPr>
          <w:sz w:val="24"/>
        </w:rPr>
        <w:t>STM32H750XBH6</w:t>
      </w:r>
      <w:r>
        <w:rPr>
          <w:sz w:val="24"/>
        </w:rPr>
        <w:t>开发板、</w:t>
      </w:r>
      <w:r>
        <w:rPr>
          <w:sz w:val="24"/>
        </w:rPr>
        <w:t>MAX9814</w:t>
      </w:r>
      <w:r>
        <w:rPr>
          <w:sz w:val="24"/>
        </w:rPr>
        <w:t>声学采集模块、</w:t>
      </w:r>
      <w:r>
        <w:rPr>
          <w:sz w:val="24"/>
        </w:rPr>
        <w:t>PGA117</w:t>
      </w:r>
      <w:r>
        <w:rPr>
          <w:sz w:val="24"/>
        </w:rPr>
        <w:t>可编程增益模块、串口屏、</w:t>
      </w:r>
      <w:r>
        <w:rPr>
          <w:sz w:val="24"/>
        </w:rPr>
        <w:t>TPA3138</w:t>
      </w:r>
      <w:r>
        <w:rPr>
          <w:sz w:val="24"/>
        </w:rPr>
        <w:t>功放板、扬声器、示波器以及上位机串口调试工具。测试内容覆盖模块级联调、系统级识别验证、串口通信稳定性与长时间运行观察；相关声音识别系统通常也采用</w:t>
      </w:r>
      <w:r>
        <w:rPr>
          <w:sz w:val="24"/>
        </w:rPr>
        <w:t>“</w:t>
      </w:r>
      <w:r>
        <w:rPr>
          <w:sz w:val="24"/>
        </w:rPr>
        <w:t>采集</w:t>
      </w:r>
      <w:r>
        <w:rPr>
          <w:sz w:val="24"/>
        </w:rPr>
        <w:t>—</w:t>
      </w:r>
      <w:r>
        <w:rPr>
          <w:sz w:val="24"/>
        </w:rPr>
        <w:t>识别</w:t>
      </w:r>
      <w:r>
        <w:rPr>
          <w:sz w:val="24"/>
        </w:rPr>
        <w:t>—</w:t>
      </w:r>
      <w:r>
        <w:rPr>
          <w:sz w:val="24"/>
        </w:rPr>
        <w:t>验证</w:t>
      </w:r>
      <w:r>
        <w:rPr>
          <w:sz w:val="24"/>
        </w:rPr>
        <w:t>”</w:t>
      </w:r>
      <w:r>
        <w:rPr>
          <w:sz w:val="24"/>
        </w:rPr>
        <w:t>的实验路径开展性能评估</w:t>
      </w:r>
      <w:r>
        <w:rPr>
          <w:sz w:val="24"/>
          <w:vertAlign w:val="superscript"/>
        </w:rPr>
        <w:fldChar w:fldCharType="begin"/>
      </w:r>
      <w:r>
        <w:instrText xml:space="preserve"> REF _Ref22937 \r \h  \* MERGEFORMAT</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sz w:val="24"/>
        </w:rPr>
        <w:t>。</w:t>
      </w:r>
    </w:p>
    <w:p w14:paraId="59BCF061" w14:textId="77777777" w:rsidR="007B0BC4" w:rsidRDefault="00000000">
      <w:pPr>
        <w:spacing w:line="360" w:lineRule="auto"/>
        <w:ind w:firstLine="420"/>
        <w:rPr>
          <w:sz w:val="24"/>
        </w:rPr>
      </w:pPr>
      <w:r>
        <w:rPr>
          <w:rFonts w:hint="eastAsia"/>
          <w:sz w:val="24"/>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05E9D31" w14:textId="77777777" w:rsidR="007B0BC4" w:rsidRDefault="007B0BC4">
      <w:pPr>
        <w:spacing w:line="360" w:lineRule="auto"/>
        <w:rPr>
          <w:sz w:val="24"/>
        </w:rPr>
      </w:pPr>
    </w:p>
    <w:p w14:paraId="08C1467B"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92" w:name="_Toc4273"/>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5</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2</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模块级调试结果</w:t>
      </w:r>
      <w:bookmarkEnd w:id="92"/>
    </w:p>
    <w:p w14:paraId="79B9A2D0"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61A8065D" w14:textId="77777777" w:rsidR="007B0BC4" w:rsidRDefault="00000000">
      <w:pPr>
        <w:spacing w:line="360" w:lineRule="auto"/>
        <w:ind w:firstLine="420"/>
        <w:rPr>
          <w:sz w:val="24"/>
        </w:rPr>
      </w:pPr>
      <w:r>
        <w:rPr>
          <w:rFonts w:hint="eastAsia"/>
          <w:sz w:val="24"/>
        </w:rPr>
        <w:t>模块调试按“采集前端、增益配置、数据采样、串口交互、声音输出”的顺序逐步展开。其中</w:t>
      </w:r>
      <w:r>
        <w:rPr>
          <w:rFonts w:hint="eastAsia"/>
          <w:sz w:val="24"/>
        </w:rPr>
        <w:t>MAX9814</w:t>
      </w:r>
      <w:r>
        <w:rPr>
          <w:rFonts w:hint="eastAsia"/>
          <w:sz w:val="24"/>
        </w:rPr>
        <w:t>重点检查敲击时是否输出明显脉冲波形，</w:t>
      </w:r>
      <w:r>
        <w:rPr>
          <w:rFonts w:hint="eastAsia"/>
          <w:sz w:val="24"/>
        </w:rPr>
        <w:t>PGA117</w:t>
      </w:r>
      <w:r>
        <w:rPr>
          <w:rFonts w:hint="eastAsia"/>
          <w:sz w:val="24"/>
        </w:rPr>
        <w:t>重点检查</w:t>
      </w:r>
      <w:r>
        <w:rPr>
          <w:rFonts w:hint="eastAsia"/>
          <w:sz w:val="24"/>
        </w:rPr>
        <w:t>SPI</w:t>
      </w:r>
      <w:r>
        <w:rPr>
          <w:rFonts w:hint="eastAsia"/>
          <w:sz w:val="24"/>
        </w:rPr>
        <w:t>配置后各增益档位是否生效，</w:t>
      </w:r>
      <w:r>
        <w:rPr>
          <w:rFonts w:hint="eastAsia"/>
          <w:sz w:val="24"/>
        </w:rPr>
        <w:t>ADC+DMA</w:t>
      </w:r>
      <w:r>
        <w:rPr>
          <w:rFonts w:hint="eastAsia"/>
          <w:sz w:val="24"/>
        </w:rPr>
        <w:t>重点检查</w:t>
      </w:r>
      <w:r>
        <w:rPr>
          <w:rFonts w:hint="eastAsia"/>
          <w:sz w:val="24"/>
        </w:rPr>
        <w:t>1024</w:t>
      </w:r>
      <w:r>
        <w:rPr>
          <w:rFonts w:hint="eastAsia"/>
          <w:sz w:val="24"/>
        </w:rPr>
        <w:t>点缓冲是否稳定刷新，串口屏重点检查</w:t>
      </w:r>
      <w:r>
        <w:rPr>
          <w:rFonts w:hint="eastAsia"/>
          <w:sz w:val="24"/>
        </w:rPr>
        <w:t>115200</w:t>
      </w:r>
      <w:r>
        <w:rPr>
          <w:rFonts w:hint="eastAsia"/>
          <w:sz w:val="24"/>
        </w:rPr>
        <w:t>波特率下的报文收发，</w:t>
      </w:r>
      <w:r>
        <w:rPr>
          <w:rFonts w:hint="eastAsia"/>
          <w:sz w:val="24"/>
        </w:rPr>
        <w:t>TPA3138</w:t>
      </w:r>
      <w:r>
        <w:rPr>
          <w:rFonts w:hint="eastAsia"/>
          <w:sz w:val="24"/>
        </w:rPr>
        <w:t>重点检查输入端有驱动时扬声器是否正常发声。</w:t>
      </w:r>
    </w:p>
    <w:p w14:paraId="060900EB" w14:textId="77777777" w:rsidR="007B0BC4" w:rsidRDefault="00000000">
      <w:pPr>
        <w:spacing w:line="360" w:lineRule="auto"/>
        <w:ind w:firstLine="420"/>
        <w:rPr>
          <w:sz w:val="24"/>
        </w:rPr>
      </w:pPr>
      <w:r>
        <w:rPr>
          <w:rFonts w:hint="eastAsia"/>
          <w:sz w:val="24"/>
        </w:rPr>
        <w:t>经过逐项联调，系统各关键模块均达到预期工作状态。模块级测试结果如表</w:t>
      </w:r>
      <w:r>
        <w:rPr>
          <w:rFonts w:hint="eastAsia"/>
          <w:sz w:val="24"/>
        </w:rPr>
        <w:t>5-1</w:t>
      </w:r>
      <w:r>
        <w:rPr>
          <w:rFonts w:hint="eastAsia"/>
          <w:sz w:val="24"/>
        </w:rPr>
        <w:t>所示。</w:t>
      </w:r>
    </w:p>
    <w:p w14:paraId="2274F6C3" w14:textId="77777777" w:rsidR="007B0BC4" w:rsidRDefault="00000000">
      <w:pPr>
        <w:jc w:val="center"/>
      </w:pPr>
      <w:r>
        <w:t>表</w:t>
      </w:r>
      <w:r>
        <w:t xml:space="preserve">5-1 </w:t>
      </w:r>
      <w:r>
        <w:t>模块调试结果汇总</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56"/>
        <w:gridCol w:w="2136"/>
        <w:gridCol w:w="2117"/>
        <w:gridCol w:w="2117"/>
      </w:tblGrid>
      <w:tr w:rsidR="007B0BC4" w14:paraId="50124A06" w14:textId="77777777">
        <w:trPr>
          <w:jc w:val="center"/>
        </w:trPr>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7C2B63F0" w14:textId="77777777" w:rsidR="007B0BC4" w:rsidRDefault="00000000">
            <w:pPr>
              <w:spacing w:before="20" w:after="20"/>
              <w:jc w:val="center"/>
            </w:pPr>
            <w:r>
              <w:t>模块</w:t>
            </w:r>
          </w:p>
        </w:tc>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27A5EADF" w14:textId="77777777" w:rsidR="007B0BC4" w:rsidRDefault="00000000">
            <w:pPr>
              <w:spacing w:before="20" w:after="20"/>
              <w:jc w:val="center"/>
            </w:pPr>
            <w:r>
              <w:t>测试项</w:t>
            </w:r>
          </w:p>
        </w:tc>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23302A15" w14:textId="77777777" w:rsidR="007B0BC4" w:rsidRDefault="00000000">
            <w:pPr>
              <w:spacing w:before="20" w:after="20"/>
              <w:jc w:val="center"/>
            </w:pPr>
            <w:r>
              <w:t>结果</w:t>
            </w:r>
          </w:p>
        </w:tc>
        <w:tc>
          <w:tcPr>
            <w:tcW w:w="2197"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09CB1C88" w14:textId="77777777" w:rsidR="007B0BC4" w:rsidRDefault="00000000">
            <w:pPr>
              <w:spacing w:before="20" w:after="20"/>
              <w:jc w:val="center"/>
            </w:pPr>
            <w:r>
              <w:t>结论</w:t>
            </w:r>
          </w:p>
        </w:tc>
      </w:tr>
      <w:tr w:rsidR="007B0BC4" w14:paraId="623FE0D1"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68AE9FFE" w14:textId="77777777" w:rsidR="007B0BC4" w:rsidRDefault="00000000">
            <w:pPr>
              <w:spacing w:before="20" w:after="20"/>
              <w:jc w:val="center"/>
            </w:pPr>
            <w:r>
              <w:t>MAX9814</w:t>
            </w:r>
          </w:p>
        </w:tc>
        <w:tc>
          <w:tcPr>
            <w:tcW w:w="2197" w:type="dxa"/>
            <w:tcBorders>
              <w:top w:val="nil"/>
              <w:left w:val="nil"/>
              <w:bottom w:val="nil"/>
              <w:right w:val="nil"/>
            </w:tcBorders>
            <w:tcMar>
              <w:top w:w="80" w:type="dxa"/>
              <w:left w:w="110" w:type="dxa"/>
              <w:bottom w:w="80" w:type="dxa"/>
              <w:right w:w="110" w:type="dxa"/>
            </w:tcMar>
            <w:vAlign w:val="center"/>
          </w:tcPr>
          <w:p w14:paraId="0E3CCEFC" w14:textId="77777777" w:rsidR="007B0BC4" w:rsidRDefault="00000000">
            <w:pPr>
              <w:spacing w:before="20" w:after="20"/>
              <w:jc w:val="center"/>
            </w:pPr>
            <w:r>
              <w:t>输出有效信号</w:t>
            </w:r>
          </w:p>
        </w:tc>
        <w:tc>
          <w:tcPr>
            <w:tcW w:w="2197" w:type="dxa"/>
            <w:tcBorders>
              <w:top w:val="nil"/>
              <w:left w:val="nil"/>
              <w:bottom w:val="nil"/>
              <w:right w:val="nil"/>
            </w:tcBorders>
            <w:tcMar>
              <w:top w:w="80" w:type="dxa"/>
              <w:left w:w="110" w:type="dxa"/>
              <w:bottom w:w="80" w:type="dxa"/>
              <w:right w:w="110" w:type="dxa"/>
            </w:tcMar>
            <w:vAlign w:val="center"/>
          </w:tcPr>
          <w:p w14:paraId="4DDD48C0" w14:textId="77777777" w:rsidR="007B0BC4" w:rsidRDefault="00000000">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3D3CD839" w14:textId="77777777" w:rsidR="007B0BC4" w:rsidRDefault="00000000">
            <w:pPr>
              <w:spacing w:before="20" w:after="20"/>
              <w:jc w:val="center"/>
            </w:pPr>
            <w:r>
              <w:t>可用于识别</w:t>
            </w:r>
          </w:p>
        </w:tc>
      </w:tr>
      <w:tr w:rsidR="007B0BC4" w14:paraId="4A61B827"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47A09129" w14:textId="77777777" w:rsidR="007B0BC4" w:rsidRDefault="00000000">
            <w:pPr>
              <w:spacing w:before="20" w:after="20"/>
              <w:jc w:val="center"/>
            </w:pPr>
            <w:r>
              <w:t>PGA117</w:t>
            </w:r>
          </w:p>
        </w:tc>
        <w:tc>
          <w:tcPr>
            <w:tcW w:w="2197" w:type="dxa"/>
            <w:tcBorders>
              <w:top w:val="nil"/>
              <w:left w:val="nil"/>
              <w:bottom w:val="nil"/>
              <w:right w:val="nil"/>
            </w:tcBorders>
            <w:tcMar>
              <w:top w:w="80" w:type="dxa"/>
              <w:left w:w="110" w:type="dxa"/>
              <w:bottom w:w="80" w:type="dxa"/>
              <w:right w:w="110" w:type="dxa"/>
            </w:tcMar>
            <w:vAlign w:val="center"/>
          </w:tcPr>
          <w:p w14:paraId="75EDA68F" w14:textId="77777777" w:rsidR="007B0BC4" w:rsidRDefault="00000000">
            <w:pPr>
              <w:spacing w:before="20" w:after="20"/>
              <w:jc w:val="center"/>
            </w:pPr>
            <w:r>
              <w:t>SPI</w:t>
            </w:r>
            <w:r>
              <w:t>配置增益</w:t>
            </w:r>
          </w:p>
        </w:tc>
        <w:tc>
          <w:tcPr>
            <w:tcW w:w="2197" w:type="dxa"/>
            <w:tcBorders>
              <w:top w:val="nil"/>
              <w:left w:val="nil"/>
              <w:bottom w:val="nil"/>
              <w:right w:val="nil"/>
            </w:tcBorders>
            <w:tcMar>
              <w:top w:w="80" w:type="dxa"/>
              <w:left w:w="110" w:type="dxa"/>
              <w:bottom w:w="80" w:type="dxa"/>
              <w:right w:w="110" w:type="dxa"/>
            </w:tcMar>
            <w:vAlign w:val="center"/>
          </w:tcPr>
          <w:p w14:paraId="391BC5E5" w14:textId="77777777" w:rsidR="007B0BC4" w:rsidRDefault="00000000">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7983A519" w14:textId="77777777" w:rsidR="007B0BC4" w:rsidRDefault="00000000">
            <w:pPr>
              <w:spacing w:before="20" w:after="20"/>
              <w:jc w:val="center"/>
            </w:pPr>
            <w:r>
              <w:t>可调档位稳定</w:t>
            </w:r>
          </w:p>
        </w:tc>
      </w:tr>
      <w:tr w:rsidR="007B0BC4" w14:paraId="03D135C4"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21E2849D" w14:textId="77777777" w:rsidR="007B0BC4" w:rsidRDefault="00000000">
            <w:pPr>
              <w:spacing w:before="20" w:after="20"/>
              <w:jc w:val="center"/>
            </w:pPr>
            <w:r>
              <w:t>ADC+DMA</w:t>
            </w:r>
          </w:p>
        </w:tc>
        <w:tc>
          <w:tcPr>
            <w:tcW w:w="2197" w:type="dxa"/>
            <w:tcBorders>
              <w:top w:val="nil"/>
              <w:left w:val="nil"/>
              <w:bottom w:val="nil"/>
              <w:right w:val="nil"/>
            </w:tcBorders>
            <w:tcMar>
              <w:top w:w="80" w:type="dxa"/>
              <w:left w:w="110" w:type="dxa"/>
              <w:bottom w:w="80" w:type="dxa"/>
              <w:right w:w="110" w:type="dxa"/>
            </w:tcMar>
            <w:vAlign w:val="center"/>
          </w:tcPr>
          <w:p w14:paraId="0A0649B7" w14:textId="77777777" w:rsidR="007B0BC4" w:rsidRDefault="00000000">
            <w:pPr>
              <w:spacing w:before="20" w:after="20"/>
              <w:jc w:val="center"/>
            </w:pPr>
            <w:r>
              <w:t>1024</w:t>
            </w:r>
            <w:r>
              <w:t>点采样</w:t>
            </w:r>
          </w:p>
        </w:tc>
        <w:tc>
          <w:tcPr>
            <w:tcW w:w="2197" w:type="dxa"/>
            <w:tcBorders>
              <w:top w:val="nil"/>
              <w:left w:val="nil"/>
              <w:bottom w:val="nil"/>
              <w:right w:val="nil"/>
            </w:tcBorders>
            <w:tcMar>
              <w:top w:w="80" w:type="dxa"/>
              <w:left w:w="110" w:type="dxa"/>
              <w:bottom w:w="80" w:type="dxa"/>
              <w:right w:w="110" w:type="dxa"/>
            </w:tcMar>
            <w:vAlign w:val="center"/>
          </w:tcPr>
          <w:p w14:paraId="2E469A51" w14:textId="77777777" w:rsidR="007B0BC4" w:rsidRDefault="00000000">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659AEF0A" w14:textId="77777777" w:rsidR="007B0BC4" w:rsidRDefault="00000000">
            <w:pPr>
              <w:spacing w:before="20" w:after="20"/>
              <w:jc w:val="center"/>
            </w:pPr>
            <w:r>
              <w:t>触发正常</w:t>
            </w:r>
          </w:p>
        </w:tc>
      </w:tr>
      <w:tr w:rsidR="007B0BC4" w14:paraId="0771656D" w14:textId="77777777">
        <w:trPr>
          <w:jc w:val="center"/>
        </w:trPr>
        <w:tc>
          <w:tcPr>
            <w:tcW w:w="2197" w:type="dxa"/>
            <w:tcBorders>
              <w:top w:val="nil"/>
              <w:left w:val="nil"/>
              <w:bottom w:val="nil"/>
              <w:right w:val="nil"/>
            </w:tcBorders>
            <w:tcMar>
              <w:top w:w="80" w:type="dxa"/>
              <w:left w:w="110" w:type="dxa"/>
              <w:bottom w:w="80" w:type="dxa"/>
              <w:right w:w="110" w:type="dxa"/>
            </w:tcMar>
            <w:vAlign w:val="center"/>
          </w:tcPr>
          <w:p w14:paraId="0C085F99" w14:textId="77777777" w:rsidR="007B0BC4" w:rsidRDefault="00000000">
            <w:pPr>
              <w:spacing w:before="20" w:after="20"/>
              <w:jc w:val="center"/>
            </w:pPr>
            <w:r>
              <w:lastRenderedPageBreak/>
              <w:t>串口屏</w:t>
            </w:r>
          </w:p>
        </w:tc>
        <w:tc>
          <w:tcPr>
            <w:tcW w:w="2197" w:type="dxa"/>
            <w:tcBorders>
              <w:top w:val="nil"/>
              <w:left w:val="nil"/>
              <w:bottom w:val="nil"/>
              <w:right w:val="nil"/>
            </w:tcBorders>
            <w:tcMar>
              <w:top w:w="80" w:type="dxa"/>
              <w:left w:w="110" w:type="dxa"/>
              <w:bottom w:w="80" w:type="dxa"/>
              <w:right w:w="110" w:type="dxa"/>
            </w:tcMar>
            <w:vAlign w:val="center"/>
          </w:tcPr>
          <w:p w14:paraId="38481752" w14:textId="77777777" w:rsidR="007B0BC4" w:rsidRDefault="00000000">
            <w:pPr>
              <w:spacing w:before="20" w:after="20"/>
              <w:jc w:val="center"/>
            </w:pPr>
            <w:r>
              <w:t>115200</w:t>
            </w:r>
            <w:r>
              <w:t>数据包</w:t>
            </w:r>
          </w:p>
        </w:tc>
        <w:tc>
          <w:tcPr>
            <w:tcW w:w="2197" w:type="dxa"/>
            <w:tcBorders>
              <w:top w:val="nil"/>
              <w:left w:val="nil"/>
              <w:bottom w:val="nil"/>
              <w:right w:val="nil"/>
            </w:tcBorders>
            <w:tcMar>
              <w:top w:w="80" w:type="dxa"/>
              <w:left w:w="110" w:type="dxa"/>
              <w:bottom w:w="80" w:type="dxa"/>
              <w:right w:w="110" w:type="dxa"/>
            </w:tcMar>
            <w:vAlign w:val="center"/>
          </w:tcPr>
          <w:p w14:paraId="40B37B1B" w14:textId="77777777" w:rsidR="007B0BC4" w:rsidRDefault="00000000">
            <w:pPr>
              <w:spacing w:before="20" w:after="20"/>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40869E3D" w14:textId="77777777" w:rsidR="007B0BC4" w:rsidRDefault="00000000">
            <w:pPr>
              <w:spacing w:before="20" w:after="20"/>
              <w:jc w:val="center"/>
            </w:pPr>
            <w:r>
              <w:t>状态可切换</w:t>
            </w:r>
          </w:p>
        </w:tc>
      </w:tr>
      <w:tr w:rsidR="007B0BC4" w14:paraId="5E5C803A" w14:textId="77777777">
        <w:trPr>
          <w:jc w:val="center"/>
        </w:trPr>
        <w:tc>
          <w:tcPr>
            <w:tcW w:w="2197" w:type="dxa"/>
            <w:tcBorders>
              <w:top w:val="nil"/>
              <w:left w:val="nil"/>
              <w:bottom w:val="single" w:sz="12" w:space="0" w:color="000000"/>
              <w:right w:val="nil"/>
            </w:tcBorders>
            <w:tcMar>
              <w:top w:w="80" w:type="dxa"/>
              <w:left w:w="110" w:type="dxa"/>
              <w:bottom w:w="80" w:type="dxa"/>
              <w:right w:w="110" w:type="dxa"/>
            </w:tcMar>
            <w:vAlign w:val="center"/>
          </w:tcPr>
          <w:p w14:paraId="244CC337" w14:textId="77777777" w:rsidR="007B0BC4" w:rsidRDefault="00000000">
            <w:pPr>
              <w:spacing w:before="20" w:after="20"/>
              <w:jc w:val="center"/>
            </w:pPr>
            <w:r>
              <w:t>TPA3138</w:t>
            </w:r>
          </w:p>
        </w:tc>
        <w:tc>
          <w:tcPr>
            <w:tcW w:w="2197" w:type="dxa"/>
            <w:tcBorders>
              <w:top w:val="nil"/>
              <w:left w:val="nil"/>
              <w:bottom w:val="single" w:sz="12" w:space="0" w:color="000000"/>
              <w:right w:val="nil"/>
            </w:tcBorders>
            <w:tcMar>
              <w:top w:w="80" w:type="dxa"/>
              <w:left w:w="110" w:type="dxa"/>
              <w:bottom w:w="80" w:type="dxa"/>
              <w:right w:w="110" w:type="dxa"/>
            </w:tcMar>
            <w:vAlign w:val="center"/>
          </w:tcPr>
          <w:p w14:paraId="2FE9ECCC" w14:textId="77777777" w:rsidR="007B0BC4" w:rsidRDefault="00000000">
            <w:pPr>
              <w:spacing w:before="20" w:after="20"/>
              <w:jc w:val="center"/>
            </w:pPr>
            <w:r>
              <w:t>喇叭发声</w:t>
            </w:r>
          </w:p>
        </w:tc>
        <w:tc>
          <w:tcPr>
            <w:tcW w:w="2197" w:type="dxa"/>
            <w:tcBorders>
              <w:top w:val="nil"/>
              <w:left w:val="nil"/>
              <w:bottom w:val="single" w:sz="12" w:space="0" w:color="000000"/>
              <w:right w:val="nil"/>
            </w:tcBorders>
            <w:tcMar>
              <w:top w:w="80" w:type="dxa"/>
              <w:left w:w="110" w:type="dxa"/>
              <w:bottom w:w="80" w:type="dxa"/>
              <w:right w:w="110" w:type="dxa"/>
            </w:tcMar>
            <w:vAlign w:val="center"/>
          </w:tcPr>
          <w:p w14:paraId="3C2E2374" w14:textId="77777777" w:rsidR="007B0BC4" w:rsidRDefault="00000000">
            <w:pPr>
              <w:spacing w:before="20" w:after="20"/>
              <w:jc w:val="center"/>
            </w:pPr>
            <w:r>
              <w:t>通过</w:t>
            </w:r>
          </w:p>
        </w:tc>
        <w:tc>
          <w:tcPr>
            <w:tcW w:w="2197" w:type="dxa"/>
            <w:tcBorders>
              <w:top w:val="nil"/>
              <w:left w:val="nil"/>
              <w:bottom w:val="single" w:sz="12" w:space="0" w:color="000000"/>
              <w:right w:val="nil"/>
            </w:tcBorders>
            <w:tcMar>
              <w:top w:w="80" w:type="dxa"/>
              <w:left w:w="110" w:type="dxa"/>
              <w:bottom w:w="80" w:type="dxa"/>
              <w:right w:w="110" w:type="dxa"/>
            </w:tcMar>
            <w:vAlign w:val="center"/>
          </w:tcPr>
          <w:p w14:paraId="5112EEB5" w14:textId="77777777" w:rsidR="007B0BC4" w:rsidRDefault="00000000">
            <w:pPr>
              <w:spacing w:before="20" w:after="20"/>
              <w:jc w:val="center"/>
            </w:pPr>
            <w:r>
              <w:t>演奏功能正常</w:t>
            </w:r>
          </w:p>
        </w:tc>
      </w:tr>
    </w:tbl>
    <w:p w14:paraId="1DB00F2F" w14:textId="77777777" w:rsidR="007B0BC4" w:rsidRDefault="00000000">
      <w:pPr>
        <w:spacing w:line="360" w:lineRule="auto"/>
        <w:ind w:firstLine="420"/>
      </w:pPr>
      <w:r>
        <w:t>为提高论文中模块测试部分的可复现性，在表</w:t>
      </w:r>
      <w:r>
        <w:t>5-1</w:t>
      </w:r>
      <w:r>
        <w:t>给出总体调试结论的基础上，本文进一步对关键模块的实际测试方法、结果分析和图片插入位置进行细化说明。以下内容既可作为论文答辩时的实验依据，也可为后续复现实验和补拍测试图片提供明确参考。</w:t>
      </w:r>
    </w:p>
    <w:p w14:paraId="064336F3" w14:textId="77777777" w:rsidR="007B0BC4" w:rsidRDefault="00000000">
      <w:pPr>
        <w:spacing w:before="60" w:line="360" w:lineRule="auto"/>
      </w:pPr>
      <w:r>
        <w:rPr>
          <w:b/>
        </w:rPr>
        <w:t>（</w:t>
      </w:r>
      <w:r>
        <w:rPr>
          <w:b/>
        </w:rPr>
        <w:t>1</w:t>
      </w:r>
      <w:r>
        <w:rPr>
          <w:b/>
        </w:rPr>
        <w:t>）</w:t>
      </w:r>
      <w:r>
        <w:rPr>
          <w:b/>
        </w:rPr>
        <w:t>MAX9814</w:t>
      </w:r>
      <w:r>
        <w:rPr>
          <w:b/>
        </w:rPr>
        <w:t>声学采集模块测试</w:t>
      </w:r>
    </w:p>
    <w:p w14:paraId="5B9FB695" w14:textId="77777777" w:rsidR="007B0BC4" w:rsidRDefault="00000000">
      <w:pPr>
        <w:spacing w:line="360" w:lineRule="auto"/>
        <w:ind w:firstLine="420"/>
      </w:pPr>
      <w:r>
        <w:t>MAX9814</w:t>
      </w:r>
      <w:r>
        <w:t>模块的实际测试以</w:t>
      </w:r>
      <w:r>
        <w:t>“</w:t>
      </w:r>
      <w:r>
        <w:t>静态噪声观察</w:t>
      </w:r>
      <w:r>
        <w:t xml:space="preserve"> + </w:t>
      </w:r>
      <w:r>
        <w:t>敲击脉冲采集</w:t>
      </w:r>
      <w:r>
        <w:t>”</w:t>
      </w:r>
      <w:r>
        <w:t>为主。测试时将麦克风固定在与玻璃杯大致相同的距离处，先在无敲击条件下观察输出基线，记录噪声底和波形抖动情况；再采用相同位置与相近力度连续敲击同一只玻璃杯，比较多次输出脉冲的幅值与形状一致性。若有条件，可使用示波器和上位机同时记录，以便对比时域与后续频域结果。</w:t>
      </w:r>
    </w:p>
    <w:p w14:paraId="192C55B6" w14:textId="77777777" w:rsidR="007B0BC4" w:rsidRDefault="00000000">
      <w:pPr>
        <w:spacing w:line="360" w:lineRule="auto"/>
        <w:ind w:firstLine="420"/>
      </w:pPr>
      <w:r>
        <w:t>实测分析表明，</w:t>
      </w:r>
      <w:r>
        <w:t>MAX9814</w:t>
      </w:r>
      <w:r>
        <w:t>能够将原始敲击声转换为较为清晰的脉冲信号，并在静止状态下保持较低的背景噪声水平，这为后续</w:t>
      </w:r>
      <w:r>
        <w:t>PGA117</w:t>
      </w:r>
      <w:r>
        <w:t>增益整定和</w:t>
      </w:r>
      <w:r>
        <w:t>ADC</w:t>
      </w:r>
      <w:r>
        <w:t>采样提供了前提。若测试中发现基线抖动过大或脉冲幅值过小，则应优先检查供电、接地、麦克风安装位置及环境噪声来源。其典型波形如图</w:t>
      </w:r>
      <w:r>
        <w:t>5-1</w:t>
      </w:r>
      <w:r>
        <w:t>所示。</w:t>
      </w:r>
    </w:p>
    <w:p w14:paraId="54E0E9F4" w14:textId="77777777" w:rsidR="007B0BC4" w:rsidRDefault="00000000">
      <w:pPr>
        <w:spacing w:line="360" w:lineRule="auto"/>
        <w:ind w:firstLine="420"/>
        <w:jc w:val="center"/>
      </w:pPr>
      <w:r>
        <w:rPr>
          <w:rFonts w:hint="eastAsia"/>
          <w:noProof/>
        </w:rPr>
        <w:drawing>
          <wp:inline distT="0" distB="0" distL="114300" distR="114300" wp14:anchorId="1D244EE7" wp14:editId="14F3A72C">
            <wp:extent cx="2648585" cy="1800225"/>
            <wp:effectExtent l="0" t="0" r="5715" b="3175"/>
            <wp:docPr id="19" name="图片 19" descr="IMG_20260417_1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417_104348"/>
                    <pic:cNvPicPr>
                      <a:picLocks noChangeAspect="1"/>
                    </pic:cNvPicPr>
                  </pic:nvPicPr>
                  <pic:blipFill>
                    <a:blip r:embed="rId34"/>
                    <a:stretch>
                      <a:fillRect/>
                    </a:stretch>
                  </pic:blipFill>
                  <pic:spPr>
                    <a:xfrm>
                      <a:off x="0" y="0"/>
                      <a:ext cx="2648585" cy="1800225"/>
                    </a:xfrm>
                    <a:prstGeom prst="rect">
                      <a:avLst/>
                    </a:prstGeom>
                  </pic:spPr>
                </pic:pic>
              </a:graphicData>
            </a:graphic>
          </wp:inline>
        </w:drawing>
      </w:r>
    </w:p>
    <w:p w14:paraId="537C1061" w14:textId="77777777" w:rsidR="007B0BC4" w:rsidRDefault="00000000">
      <w:pPr>
        <w:spacing w:line="360" w:lineRule="auto"/>
        <w:ind w:firstLine="420"/>
        <w:jc w:val="center"/>
      </w:pPr>
      <w:r>
        <w:rPr>
          <w:rFonts w:hint="eastAsia"/>
        </w:rPr>
        <w:t>（</w:t>
      </w:r>
      <w:r>
        <w:rPr>
          <w:rFonts w:hint="eastAsia"/>
        </w:rPr>
        <w:t>a</w:t>
      </w:r>
      <w:r>
        <w:rPr>
          <w:rFonts w:hint="eastAsia"/>
        </w:rPr>
        <w:t>）</w:t>
      </w:r>
      <w:r>
        <w:rPr>
          <w:rFonts w:hint="eastAsia"/>
        </w:rPr>
        <w:t xml:space="preserve"> </w:t>
      </w:r>
      <w:r>
        <w:rPr>
          <w:rFonts w:hint="eastAsia"/>
        </w:rPr>
        <w:t>未敲击时输出波形</w:t>
      </w:r>
    </w:p>
    <w:p w14:paraId="598D31CD" w14:textId="77777777" w:rsidR="007B0BC4" w:rsidRDefault="00000000">
      <w:pPr>
        <w:spacing w:line="360" w:lineRule="auto"/>
        <w:ind w:firstLine="420"/>
        <w:jc w:val="center"/>
      </w:pPr>
      <w:r>
        <w:rPr>
          <w:noProof/>
        </w:rPr>
        <w:drawing>
          <wp:inline distT="0" distB="0" distL="114300" distR="114300" wp14:anchorId="6260FFC0" wp14:editId="3E404E81">
            <wp:extent cx="2644140" cy="1800225"/>
            <wp:effectExtent l="0" t="0" r="10160" b="3175"/>
            <wp:docPr id="21" name="图片 21" descr="IMG_20260417_1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60417_104356"/>
                    <pic:cNvPicPr>
                      <a:picLocks noChangeAspect="1"/>
                    </pic:cNvPicPr>
                  </pic:nvPicPr>
                  <pic:blipFill>
                    <a:blip r:embed="rId35"/>
                    <a:stretch>
                      <a:fillRect/>
                    </a:stretch>
                  </pic:blipFill>
                  <pic:spPr>
                    <a:xfrm>
                      <a:off x="0" y="0"/>
                      <a:ext cx="2644140" cy="1800225"/>
                    </a:xfrm>
                    <a:prstGeom prst="rect">
                      <a:avLst/>
                    </a:prstGeom>
                  </pic:spPr>
                </pic:pic>
              </a:graphicData>
            </a:graphic>
          </wp:inline>
        </w:drawing>
      </w:r>
    </w:p>
    <w:p w14:paraId="18BC7A24" w14:textId="77777777" w:rsidR="007B0BC4" w:rsidRDefault="00000000">
      <w:pPr>
        <w:spacing w:line="360" w:lineRule="auto"/>
        <w:ind w:firstLine="420"/>
        <w:jc w:val="center"/>
      </w:pPr>
      <w:r>
        <w:rPr>
          <w:rFonts w:hint="eastAsia"/>
        </w:rPr>
        <w:t>（</w:t>
      </w:r>
      <w:r>
        <w:rPr>
          <w:rFonts w:hint="eastAsia"/>
        </w:rPr>
        <w:t>b</w:t>
      </w:r>
      <w:r>
        <w:rPr>
          <w:rFonts w:hint="eastAsia"/>
        </w:rPr>
        <w:t>）</w:t>
      </w:r>
      <w:r>
        <w:rPr>
          <w:rFonts w:hint="eastAsia"/>
        </w:rPr>
        <w:t xml:space="preserve"> </w:t>
      </w:r>
      <w:r>
        <w:rPr>
          <w:rFonts w:hint="eastAsia"/>
        </w:rPr>
        <w:t>第一次敲击输出波形</w:t>
      </w:r>
    </w:p>
    <w:p w14:paraId="11A66370" w14:textId="77777777" w:rsidR="007B0BC4" w:rsidRDefault="00000000">
      <w:pPr>
        <w:spacing w:before="60" w:line="360" w:lineRule="auto"/>
        <w:jc w:val="center"/>
        <w:rPr>
          <w:b/>
        </w:rPr>
      </w:pPr>
      <w:r>
        <w:rPr>
          <w:rFonts w:hint="eastAsia"/>
          <w:b/>
        </w:rPr>
        <w:lastRenderedPageBreak/>
        <w:t xml:space="preserve">   </w:t>
      </w:r>
      <w:r>
        <w:rPr>
          <w:rFonts w:hint="eastAsia"/>
          <w:b/>
          <w:noProof/>
        </w:rPr>
        <w:drawing>
          <wp:inline distT="0" distB="0" distL="114300" distR="114300" wp14:anchorId="441077F7" wp14:editId="46D7150C">
            <wp:extent cx="2751455" cy="1800225"/>
            <wp:effectExtent l="0" t="0" r="4445" b="3175"/>
            <wp:docPr id="22" name="图片 22" descr="IMG_20260417_10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60417_104404"/>
                    <pic:cNvPicPr>
                      <a:picLocks noChangeAspect="1"/>
                    </pic:cNvPicPr>
                  </pic:nvPicPr>
                  <pic:blipFill>
                    <a:blip r:embed="rId36"/>
                    <a:stretch>
                      <a:fillRect/>
                    </a:stretch>
                  </pic:blipFill>
                  <pic:spPr>
                    <a:xfrm>
                      <a:off x="0" y="0"/>
                      <a:ext cx="2751455" cy="1800225"/>
                    </a:xfrm>
                    <a:prstGeom prst="rect">
                      <a:avLst/>
                    </a:prstGeom>
                  </pic:spPr>
                </pic:pic>
              </a:graphicData>
            </a:graphic>
          </wp:inline>
        </w:drawing>
      </w:r>
    </w:p>
    <w:p w14:paraId="3741878B" w14:textId="77777777" w:rsidR="007B0BC4" w:rsidRDefault="00000000">
      <w:pPr>
        <w:spacing w:before="60" w:line="360" w:lineRule="auto"/>
        <w:jc w:val="center"/>
      </w:pPr>
      <w:r>
        <w:rPr>
          <w:rFonts w:hint="eastAsia"/>
        </w:rPr>
        <w:t>（</w:t>
      </w:r>
      <w:r>
        <w:rPr>
          <w:rFonts w:hint="eastAsia"/>
        </w:rPr>
        <w:t>c</w:t>
      </w:r>
      <w:r>
        <w:rPr>
          <w:rFonts w:hint="eastAsia"/>
        </w:rPr>
        <w:t>）</w:t>
      </w:r>
      <w:r>
        <w:rPr>
          <w:rFonts w:hint="eastAsia"/>
        </w:rPr>
        <w:t xml:space="preserve"> </w:t>
      </w:r>
      <w:r>
        <w:rPr>
          <w:rFonts w:hint="eastAsia"/>
        </w:rPr>
        <w:t>第二次敲击输出波形</w:t>
      </w:r>
    </w:p>
    <w:p w14:paraId="67F9C0C0" w14:textId="77777777" w:rsidR="007B0BC4" w:rsidRDefault="00000000">
      <w:pPr>
        <w:spacing w:before="60" w:line="360" w:lineRule="auto"/>
        <w:jc w:val="center"/>
      </w:pPr>
      <w:r>
        <w:rPr>
          <w:rFonts w:hint="eastAsia"/>
          <w:noProof/>
        </w:rPr>
        <w:drawing>
          <wp:inline distT="0" distB="0" distL="114300" distR="114300" wp14:anchorId="444F50CA" wp14:editId="31DB30A6">
            <wp:extent cx="1800225" cy="2656840"/>
            <wp:effectExtent l="0" t="0" r="10160" b="3175"/>
            <wp:docPr id="7" name="图片 7" descr="IMG_20260417_10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417_104429"/>
                    <pic:cNvPicPr>
                      <a:picLocks noChangeAspect="1"/>
                    </pic:cNvPicPr>
                  </pic:nvPicPr>
                  <pic:blipFill>
                    <a:blip r:embed="rId37"/>
                    <a:stretch>
                      <a:fillRect/>
                    </a:stretch>
                  </pic:blipFill>
                  <pic:spPr>
                    <a:xfrm rot="16200000">
                      <a:off x="0" y="0"/>
                      <a:ext cx="1800225" cy="2656840"/>
                    </a:xfrm>
                    <a:prstGeom prst="rect">
                      <a:avLst/>
                    </a:prstGeom>
                  </pic:spPr>
                </pic:pic>
              </a:graphicData>
            </a:graphic>
          </wp:inline>
        </w:drawing>
      </w:r>
    </w:p>
    <w:p w14:paraId="73647D1C" w14:textId="77777777" w:rsidR="007B0BC4" w:rsidRDefault="00000000">
      <w:pPr>
        <w:spacing w:before="60" w:line="360" w:lineRule="auto"/>
        <w:jc w:val="center"/>
      </w:pPr>
      <w:r>
        <w:rPr>
          <w:rFonts w:hint="eastAsia"/>
        </w:rPr>
        <w:t>（</w:t>
      </w:r>
      <w:r>
        <w:rPr>
          <w:rFonts w:hint="eastAsia"/>
        </w:rPr>
        <w:t>d</w:t>
      </w:r>
      <w:r>
        <w:rPr>
          <w:rFonts w:hint="eastAsia"/>
        </w:rPr>
        <w:t>）</w:t>
      </w:r>
      <w:r>
        <w:rPr>
          <w:rFonts w:hint="eastAsia"/>
        </w:rPr>
        <w:t xml:space="preserve"> </w:t>
      </w:r>
      <w:r>
        <w:rPr>
          <w:rFonts w:hint="eastAsia"/>
        </w:rPr>
        <w:t>第三次敲击输出波形</w:t>
      </w:r>
    </w:p>
    <w:p w14:paraId="71208292" w14:textId="77777777" w:rsidR="007B0BC4" w:rsidRDefault="00000000">
      <w:pPr>
        <w:spacing w:before="60" w:line="360" w:lineRule="auto"/>
        <w:jc w:val="center"/>
      </w:pPr>
      <w:r>
        <w:t>图</w:t>
      </w:r>
      <w:r>
        <w:rPr>
          <w:rFonts w:hint="eastAsia"/>
        </w:rPr>
        <w:t>5</w:t>
      </w:r>
      <w:r>
        <w:t>-</w:t>
      </w:r>
      <w:r>
        <w:rPr>
          <w:rFonts w:hint="eastAsia"/>
        </w:rPr>
        <w:t xml:space="preserve">1 </w:t>
      </w:r>
      <w:r>
        <w:t>MAX9814</w:t>
      </w:r>
      <w:r>
        <w:t>输出波形实测图</w:t>
      </w:r>
    </w:p>
    <w:p w14:paraId="073E0E5C" w14:textId="77777777" w:rsidR="007B0BC4" w:rsidRDefault="00000000">
      <w:pPr>
        <w:spacing w:line="360" w:lineRule="auto"/>
        <w:ind w:firstLine="420"/>
      </w:pPr>
      <w:r>
        <w:rPr>
          <w:rFonts w:hint="eastAsia"/>
        </w:rPr>
        <w:t>图</w:t>
      </w:r>
      <w:r>
        <w:rPr>
          <w:rFonts w:hint="eastAsia"/>
        </w:rPr>
        <w:t>5-1</w:t>
      </w:r>
      <w:r>
        <w:rPr>
          <w:rFonts w:hint="eastAsia"/>
        </w:rPr>
        <w:t>对</w:t>
      </w:r>
      <w:r>
        <w:rPr>
          <w:rFonts w:hint="eastAsia"/>
        </w:rPr>
        <w:t>MAX9814</w:t>
      </w:r>
      <w:r>
        <w:rPr>
          <w:rFonts w:hint="eastAsia"/>
        </w:rPr>
        <w:t>的实测输出进行了对比说明。图</w:t>
      </w:r>
      <w:r>
        <w:rPr>
          <w:rFonts w:hint="eastAsia"/>
        </w:rPr>
        <w:t>5-1</w:t>
      </w:r>
      <w:r>
        <w:rPr>
          <w:rFonts w:hint="eastAsia"/>
        </w:rPr>
        <w:t>（</w:t>
      </w:r>
      <w:r>
        <w:rPr>
          <w:rFonts w:hint="eastAsia"/>
        </w:rPr>
        <w:t>a</w:t>
      </w:r>
      <w:r>
        <w:rPr>
          <w:rFonts w:hint="eastAsia"/>
        </w:rPr>
        <w:t>）为未敲击时的输出波形，基线整体较平稳，仅存在较小幅值的背景噪声，说明前端拾音与放大电路工作正常。图</w:t>
      </w:r>
      <w:r>
        <w:rPr>
          <w:rFonts w:hint="eastAsia"/>
        </w:rPr>
        <w:t>5-1</w:t>
      </w:r>
      <w:r>
        <w:rPr>
          <w:rFonts w:hint="eastAsia"/>
        </w:rPr>
        <w:t>（</w:t>
      </w:r>
      <w:r>
        <w:rPr>
          <w:rFonts w:hint="eastAsia"/>
        </w:rPr>
        <w:t>b</w:t>
      </w:r>
      <w:r>
        <w:rPr>
          <w:rFonts w:hint="eastAsia"/>
        </w:rPr>
        <w:t>）、图</w:t>
      </w:r>
      <w:r>
        <w:rPr>
          <w:rFonts w:hint="eastAsia"/>
        </w:rPr>
        <w:t>5-1</w:t>
      </w:r>
      <w:r>
        <w:rPr>
          <w:rFonts w:hint="eastAsia"/>
        </w:rPr>
        <w:t>（</w:t>
      </w:r>
      <w:r>
        <w:rPr>
          <w:rFonts w:hint="eastAsia"/>
        </w:rPr>
        <w:t>c</w:t>
      </w:r>
      <w:r>
        <w:rPr>
          <w:rFonts w:hint="eastAsia"/>
        </w:rPr>
        <w:t>）和图</w:t>
      </w:r>
      <w:r>
        <w:rPr>
          <w:rFonts w:hint="eastAsia"/>
        </w:rPr>
        <w:t>5-1</w:t>
      </w:r>
      <w:r>
        <w:rPr>
          <w:rFonts w:hint="eastAsia"/>
        </w:rPr>
        <w:t>（</w:t>
      </w:r>
      <w:r>
        <w:rPr>
          <w:rFonts w:hint="eastAsia"/>
        </w:rPr>
        <w:t>d</w:t>
      </w:r>
      <w:r>
        <w:rPr>
          <w:rFonts w:hint="eastAsia"/>
        </w:rPr>
        <w:t>）分别对应第一次、第二次和第三次敲击时的输出波形，三幅图均出现了明显的瞬态跃迁和后续衰减振荡，表明模块能够稳定捕获玻璃杯敲击产生的短时冲击声。三次波形的主形态基本一致，峰值高度和衰减细节上存在一定差异，这与敲击力度、接触位置及环境扰动有关。总体来看，</w:t>
      </w:r>
      <w:r>
        <w:rPr>
          <w:rFonts w:hint="eastAsia"/>
        </w:rPr>
        <w:t>MAX9814</w:t>
      </w:r>
      <w:r>
        <w:rPr>
          <w:rFonts w:hint="eastAsia"/>
        </w:rPr>
        <w:t>输出具有较好的可检测性与重复性，可为后续增益整定、</w:t>
      </w:r>
      <w:r>
        <w:rPr>
          <w:rFonts w:hint="eastAsia"/>
        </w:rPr>
        <w:t>ADC</w:t>
      </w:r>
      <w:r>
        <w:rPr>
          <w:rFonts w:hint="eastAsia"/>
        </w:rPr>
        <w:t>采样和</w:t>
      </w:r>
      <w:r>
        <w:rPr>
          <w:rFonts w:hint="eastAsia"/>
        </w:rPr>
        <w:t>FFT</w:t>
      </w:r>
      <w:r>
        <w:rPr>
          <w:rFonts w:hint="eastAsia"/>
        </w:rPr>
        <w:t>分析提供可靠输入。</w:t>
      </w:r>
    </w:p>
    <w:p w14:paraId="72B98183" w14:textId="77777777" w:rsidR="007B0BC4" w:rsidRDefault="007B0BC4">
      <w:pPr>
        <w:spacing w:before="60" w:line="360" w:lineRule="auto"/>
      </w:pPr>
    </w:p>
    <w:p w14:paraId="51AA713B" w14:textId="77777777" w:rsidR="007B0BC4" w:rsidRDefault="00000000">
      <w:pPr>
        <w:spacing w:before="60" w:line="360" w:lineRule="auto"/>
      </w:pPr>
      <w:r>
        <w:rPr>
          <w:b/>
        </w:rPr>
        <w:t>（</w:t>
      </w:r>
      <w:r>
        <w:rPr>
          <w:b/>
        </w:rPr>
        <w:t>2</w:t>
      </w:r>
      <w:r>
        <w:rPr>
          <w:b/>
        </w:rPr>
        <w:t>）</w:t>
      </w:r>
      <w:r>
        <w:rPr>
          <w:b/>
        </w:rPr>
        <w:t>PGA117</w:t>
      </w:r>
      <w:r>
        <w:rPr>
          <w:b/>
        </w:rPr>
        <w:t>可编程增益模块测试</w:t>
      </w:r>
    </w:p>
    <w:p w14:paraId="12C6BAFB" w14:textId="77777777" w:rsidR="007B0BC4" w:rsidRDefault="00000000">
      <w:pPr>
        <w:spacing w:line="360" w:lineRule="auto"/>
        <w:ind w:firstLine="420"/>
      </w:pPr>
      <w:r>
        <w:t>PGA117</w:t>
      </w:r>
      <w:r>
        <w:t>模块测试采用固定杯体、固定敲击位置、逐档调整增益的方式进行。测试步骤为：首先在低增益条件下记录输出波形与频谱主峰；随后逐步提高增益，比较各档位下时域峰值变化、主峰清晰度和识别结果稳定性；最后选择既能保证有效信号越过门限、又不会导</w:t>
      </w:r>
      <w:r>
        <w:lastRenderedPageBreak/>
        <w:t>致削顶失真的档位作为系统工作参数。典型测试结果如图</w:t>
      </w:r>
      <w:r>
        <w:t>5-2</w:t>
      </w:r>
      <w:r>
        <w:t>所示。</w:t>
      </w:r>
    </w:p>
    <w:p w14:paraId="6CFFDACA" w14:textId="77777777" w:rsidR="007B0BC4" w:rsidRDefault="00000000">
      <w:pPr>
        <w:spacing w:line="360" w:lineRule="auto"/>
        <w:ind w:firstLine="420"/>
      </w:pPr>
      <w:r>
        <w:t>测试表明，中等增益通常能够在保证主峰清晰的同时抑制过饱和现象，是较适合本系统的配置区间。低增益下主峰不够突出，容易出现漏检；高增益下虽然整体幅值增加，但谐波与杂峰会更加明显，反而不利于模板匹配。</w:t>
      </w:r>
    </w:p>
    <w:p w14:paraId="2E796CA6" w14:textId="77777777" w:rsidR="007B0BC4" w:rsidRDefault="00000000">
      <w:pPr>
        <w:spacing w:line="360" w:lineRule="auto"/>
        <w:ind w:firstLine="420"/>
        <w:jc w:val="center"/>
      </w:pPr>
      <w:r>
        <w:rPr>
          <w:rFonts w:hint="eastAsia"/>
          <w:noProof/>
        </w:rPr>
        <w:drawing>
          <wp:inline distT="0" distB="0" distL="114300" distR="114300" wp14:anchorId="40E60CEC" wp14:editId="548A918D">
            <wp:extent cx="2635885" cy="1800225"/>
            <wp:effectExtent l="0" t="0" r="5715" b="3175"/>
            <wp:docPr id="8" name="图片 8" descr="IMG_20260417_11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417_110556"/>
                    <pic:cNvPicPr>
                      <a:picLocks noChangeAspect="1"/>
                    </pic:cNvPicPr>
                  </pic:nvPicPr>
                  <pic:blipFill>
                    <a:blip r:embed="rId38"/>
                    <a:stretch>
                      <a:fillRect/>
                    </a:stretch>
                  </pic:blipFill>
                  <pic:spPr>
                    <a:xfrm>
                      <a:off x="0" y="0"/>
                      <a:ext cx="2635885" cy="1800225"/>
                    </a:xfrm>
                    <a:prstGeom prst="rect">
                      <a:avLst/>
                    </a:prstGeom>
                  </pic:spPr>
                </pic:pic>
              </a:graphicData>
            </a:graphic>
          </wp:inline>
        </w:drawing>
      </w:r>
    </w:p>
    <w:p w14:paraId="0349DA20" w14:textId="77777777" w:rsidR="007B0BC4" w:rsidRDefault="00000000">
      <w:pPr>
        <w:spacing w:line="360" w:lineRule="auto"/>
        <w:ind w:firstLine="420"/>
        <w:jc w:val="center"/>
      </w:pPr>
      <w:r>
        <w:t>图</w:t>
      </w:r>
      <w:r>
        <w:rPr>
          <w:rFonts w:hint="eastAsia"/>
        </w:rPr>
        <w:t>5</w:t>
      </w:r>
      <w:r>
        <w:t>-</w:t>
      </w:r>
      <w:r>
        <w:rPr>
          <w:rFonts w:hint="eastAsia"/>
        </w:rPr>
        <w:t xml:space="preserve">2 </w:t>
      </w:r>
      <w:r>
        <w:t>PGA117</w:t>
      </w:r>
      <w:r>
        <w:t>输出波形实测图</w:t>
      </w:r>
    </w:p>
    <w:p w14:paraId="4341AB7B" w14:textId="77777777" w:rsidR="007B0BC4" w:rsidRDefault="00000000">
      <w:pPr>
        <w:spacing w:before="60" w:line="360" w:lineRule="auto"/>
      </w:pPr>
      <w:r>
        <w:rPr>
          <w:b/>
        </w:rPr>
        <w:t>（</w:t>
      </w:r>
      <w:r>
        <w:rPr>
          <w:b/>
        </w:rPr>
        <w:t>3</w:t>
      </w:r>
      <w:r>
        <w:rPr>
          <w:b/>
        </w:rPr>
        <w:t>）</w:t>
      </w:r>
      <w:r>
        <w:rPr>
          <w:b/>
        </w:rPr>
        <w:t>ADC+DMA</w:t>
      </w:r>
      <w:r>
        <w:rPr>
          <w:b/>
        </w:rPr>
        <w:t>采样与</w:t>
      </w:r>
      <w:r>
        <w:rPr>
          <w:b/>
        </w:rPr>
        <w:t>FFT</w:t>
      </w:r>
      <w:r>
        <w:rPr>
          <w:b/>
        </w:rPr>
        <w:t>算法链路测试</w:t>
      </w:r>
    </w:p>
    <w:p w14:paraId="495C6DD2" w14:textId="77777777" w:rsidR="007B0BC4" w:rsidRDefault="00000000">
      <w:pPr>
        <w:spacing w:line="360" w:lineRule="auto"/>
        <w:ind w:firstLine="420"/>
      </w:pPr>
      <w:r>
        <w:t>该部分测试的目标是验证模拟信号能否被稳定转换为可用于识别的数字特征。测试时保持采样参数不变，检查</w:t>
      </w:r>
      <w:r>
        <w:t>DMA</w:t>
      </w:r>
      <w:r>
        <w:t>缓冲区是否以</w:t>
      </w:r>
      <w:r>
        <w:t>1024</w:t>
      </w:r>
      <w:r>
        <w:t>点为一帧连续刷新，并在每次敲击后记录主峰索引、谱峰幅值和触发标志变化情况。若使用上位机串口打印调试信息，还可进一步统计同一玻璃杯多次敲击时主峰位置的离散程度</w:t>
      </w:r>
      <w:r>
        <w:rPr>
          <w:vertAlign w:val="superscript"/>
        </w:rPr>
        <w:fldChar w:fldCharType="begin"/>
      </w:r>
      <w:r>
        <w:instrText xml:space="preserve"> REF _Ref24090 \r \h  \* MERGEFORMAT</w:instrText>
      </w:r>
      <w:r>
        <w:rPr>
          <w:vertAlign w:val="superscript"/>
        </w:rPr>
      </w:r>
      <w:r>
        <w:rPr>
          <w:vertAlign w:val="superscript"/>
        </w:rPr>
        <w:fldChar w:fldCharType="separate"/>
      </w:r>
      <w:r>
        <w:rPr>
          <w:vertAlign w:val="superscript"/>
        </w:rPr>
        <w:t>[8]</w:t>
      </w:r>
      <w:r>
        <w:rPr>
          <w:vertAlign w:val="superscript"/>
        </w:rPr>
        <w:fldChar w:fldCharType="end"/>
      </w:r>
      <w:r>
        <w:t>。</w:t>
      </w:r>
    </w:p>
    <w:p w14:paraId="79EDDD7D" w14:textId="77777777" w:rsidR="007B0BC4" w:rsidRDefault="00000000">
      <w:pPr>
        <w:spacing w:line="360" w:lineRule="auto"/>
        <w:ind w:firstLine="420"/>
      </w:pPr>
      <w:r>
        <w:t>从测试结果看，</w:t>
      </w:r>
      <w:r>
        <w:t>DMA</w:t>
      </w:r>
      <w:r>
        <w:t>数据搬运能够按设定窗口稳定完成，</w:t>
      </w:r>
      <w:r>
        <w:t>FFT</w:t>
      </w:r>
      <w:r>
        <w:t>后得到的主峰位置在同类杯体上具有较好的集中性，说明</w:t>
      </w:r>
      <w:r>
        <w:t>“ADC</w:t>
      </w:r>
      <w:r>
        <w:t>采样</w:t>
      </w:r>
      <w:r>
        <w:t>—DMA</w:t>
      </w:r>
      <w:r>
        <w:t>搬运</w:t>
      </w:r>
      <w:r>
        <w:t>—FFT</w:t>
      </w:r>
      <w:r>
        <w:t>分析</w:t>
      </w:r>
      <w:r>
        <w:t>—</w:t>
      </w:r>
      <w:r>
        <w:t>模板匹配</w:t>
      </w:r>
      <w:r>
        <w:t>”</w:t>
      </w:r>
      <w:r>
        <w:t>这一链路已经贯通。对于偶发误判样本，通常表现为主峰幅值偏低或邻近频带存在竞争峰值。</w:t>
      </w:r>
    </w:p>
    <w:p w14:paraId="3556FA33" w14:textId="77777777" w:rsidR="007B0BC4" w:rsidRDefault="00000000">
      <w:pPr>
        <w:spacing w:before="60" w:line="360" w:lineRule="auto"/>
      </w:pPr>
      <w:r>
        <w:rPr>
          <w:b/>
        </w:rPr>
        <w:t>（</w:t>
      </w:r>
      <w:r>
        <w:rPr>
          <w:b/>
        </w:rPr>
        <w:t>4</w:t>
      </w:r>
      <w:r>
        <w:rPr>
          <w:b/>
        </w:rPr>
        <w:t>）串口屏与协议解析模块测试</w:t>
      </w:r>
    </w:p>
    <w:p w14:paraId="64C93EAE" w14:textId="77777777" w:rsidR="007B0BC4" w:rsidRDefault="00000000">
      <w:pPr>
        <w:spacing w:line="360" w:lineRule="auto"/>
        <w:ind w:firstLine="420"/>
      </w:pPr>
      <w:r>
        <w:t>串口通信测试采用</w:t>
      </w:r>
      <w:r>
        <w:t>“</w:t>
      </w:r>
      <w:r>
        <w:t>上位机发送报文</w:t>
      </w:r>
      <w:r>
        <w:t xml:space="preserve"> + </w:t>
      </w:r>
      <w:r>
        <w:t>串口屏触发指令</w:t>
      </w:r>
      <w:r>
        <w:t xml:space="preserve"> + </w:t>
      </w:r>
      <w:r>
        <w:t>主控状态回显</w:t>
      </w:r>
      <w:r>
        <w:t>”</w:t>
      </w:r>
      <w:r>
        <w:t>三种方式联合进行。具体测试时，向主控依次发送学习</w:t>
      </w:r>
      <w:r>
        <w:t>1~</w:t>
      </w:r>
      <w:r>
        <w:t>学习</w:t>
      </w:r>
      <w:r>
        <w:t>5</w:t>
      </w:r>
      <w:r>
        <w:t>、基础识别、识别伴音和一键播放等标准报文，核对串口屏显示状态与主控实际运行模式是否一致；同时引入少量错误帧或截断帧，用于验证程序的异常丢弃与同步恢复能力。串口报文测试界面与结果如图</w:t>
      </w:r>
      <w:r>
        <w:t>5-3</w:t>
      </w:r>
      <w:r>
        <w:t>所示。</w:t>
      </w:r>
    </w:p>
    <w:p w14:paraId="17769658" w14:textId="77777777" w:rsidR="007B0BC4" w:rsidRDefault="00000000">
      <w:pPr>
        <w:spacing w:line="360" w:lineRule="auto"/>
        <w:ind w:firstLine="420"/>
      </w:pPr>
      <w:r>
        <w:t>实测结果表明，按照约定格式发送报文后，系统能够正确进入目标状态，说明帧头检测、状态字提取和结束字校验逻辑工作正常。当输入错误帧时，程序能够回到监听状态而不发生模式混乱，体现了较好的协议鲁棒性。</w:t>
      </w:r>
    </w:p>
    <w:p w14:paraId="3B726E7C" w14:textId="77777777" w:rsidR="007B0BC4" w:rsidRDefault="00000000">
      <w:pPr>
        <w:spacing w:line="360" w:lineRule="auto"/>
        <w:ind w:firstLine="420"/>
        <w:jc w:val="center"/>
      </w:pPr>
      <w:r>
        <w:rPr>
          <w:rFonts w:hint="eastAsia"/>
          <w:noProof/>
        </w:rPr>
        <w:lastRenderedPageBreak/>
        <w:drawing>
          <wp:inline distT="0" distB="0" distL="114300" distR="114300" wp14:anchorId="62FEA390" wp14:editId="5DD5C73E">
            <wp:extent cx="2670175" cy="1800225"/>
            <wp:effectExtent l="0" t="0" r="9525" b="3175"/>
            <wp:docPr id="26" name="图片 26" descr="屏幕截图 2026-04-17 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4-17 112017"/>
                    <pic:cNvPicPr>
                      <a:picLocks noChangeAspect="1"/>
                    </pic:cNvPicPr>
                  </pic:nvPicPr>
                  <pic:blipFill>
                    <a:blip r:embed="rId39"/>
                    <a:stretch>
                      <a:fillRect/>
                    </a:stretch>
                  </pic:blipFill>
                  <pic:spPr>
                    <a:xfrm>
                      <a:off x="0" y="0"/>
                      <a:ext cx="2670175" cy="1800225"/>
                    </a:xfrm>
                    <a:prstGeom prst="rect">
                      <a:avLst/>
                    </a:prstGeom>
                  </pic:spPr>
                </pic:pic>
              </a:graphicData>
            </a:graphic>
          </wp:inline>
        </w:drawing>
      </w:r>
    </w:p>
    <w:p w14:paraId="30054D96" w14:textId="77777777" w:rsidR="007B0BC4" w:rsidRDefault="00000000">
      <w:pPr>
        <w:spacing w:line="360" w:lineRule="auto"/>
        <w:ind w:firstLine="420"/>
        <w:jc w:val="center"/>
      </w:pPr>
      <w:r>
        <w:t>图</w:t>
      </w:r>
      <w:r>
        <w:rPr>
          <w:rFonts w:hint="eastAsia"/>
        </w:rPr>
        <w:t>5</w:t>
      </w:r>
      <w:r>
        <w:t>-</w:t>
      </w:r>
      <w:r>
        <w:rPr>
          <w:rFonts w:hint="eastAsia"/>
        </w:rPr>
        <w:t xml:space="preserve">3 </w:t>
      </w:r>
      <w:r>
        <w:rPr>
          <w:rFonts w:hint="eastAsia"/>
        </w:rPr>
        <w:t>串口报文测试</w:t>
      </w:r>
      <w:r>
        <w:t>图</w:t>
      </w:r>
    </w:p>
    <w:p w14:paraId="567E325B" w14:textId="77777777" w:rsidR="007B0BC4" w:rsidRDefault="00000000">
      <w:pPr>
        <w:spacing w:before="60" w:line="360" w:lineRule="auto"/>
      </w:pPr>
      <w:r>
        <w:rPr>
          <w:b/>
        </w:rPr>
        <w:t>（</w:t>
      </w:r>
      <w:r>
        <w:rPr>
          <w:b/>
        </w:rPr>
        <w:t>5</w:t>
      </w:r>
      <w:r>
        <w:rPr>
          <w:b/>
        </w:rPr>
        <w:t>）</w:t>
      </w:r>
      <w:r>
        <w:rPr>
          <w:b/>
        </w:rPr>
        <w:t>TPA3138</w:t>
      </w:r>
      <w:r>
        <w:rPr>
          <w:b/>
        </w:rPr>
        <w:t>音频输出模块测试</w:t>
      </w:r>
    </w:p>
    <w:p w14:paraId="425EB61C" w14:textId="77777777" w:rsidR="007B0BC4" w:rsidRDefault="00000000">
      <w:pPr>
        <w:spacing w:line="360" w:lineRule="auto"/>
        <w:ind w:firstLine="420"/>
      </w:pPr>
      <w:r>
        <w:t>音频输出模块测试在识别成功提示音和自动演奏两种工况下进行。测试时先播放单个音符，观察功放输入与扬声器输出是否同步，再执行预置乐曲播放，检查连续音符之间是否存在停顿、爆音或明显失真。若条件允许，可在功放输入端和输出端分别接入示波器，比较波形是否满足预期。功放输出实测波形如图</w:t>
      </w:r>
      <w:r>
        <w:t>5-4</w:t>
      </w:r>
      <w:r>
        <w:t>所示。</w:t>
      </w:r>
    </w:p>
    <w:p w14:paraId="467D1CF9" w14:textId="77777777" w:rsidR="007B0BC4" w:rsidRDefault="00000000">
      <w:pPr>
        <w:spacing w:line="360" w:lineRule="auto"/>
        <w:ind w:firstLine="420"/>
      </w:pPr>
      <w:r>
        <w:t>测试结果表明，系统在单音提示和固定乐曲播放过程中均能稳定发声，说明主控定时输出、功放使能和扬声器连接关系正确。若出现音量过小或高频失真，则通常与功放供电、输入幅值或扬声器接线方式有关。</w:t>
      </w:r>
    </w:p>
    <w:p w14:paraId="48CD5D44" w14:textId="77777777" w:rsidR="007B0BC4" w:rsidRDefault="00000000">
      <w:pPr>
        <w:pStyle w:val="aa"/>
        <w:numPr>
          <w:ilvl w:val="1"/>
          <w:numId w:val="0"/>
        </w:numPr>
        <w:tabs>
          <w:tab w:val="left" w:pos="0"/>
        </w:tabs>
        <w:spacing w:line="360" w:lineRule="auto"/>
        <w:jc w:val="center"/>
        <w:rPr>
          <w:rFonts w:asciiTheme="majorEastAsia" w:eastAsiaTheme="majorEastAsia" w:hAnsiTheme="majorEastAsia" w:cs="黑体" w:hint="eastAsia"/>
          <w:b/>
          <w:bCs/>
          <w:sz w:val="30"/>
          <w:szCs w:val="30"/>
        </w:rPr>
      </w:pPr>
      <w:r>
        <w:rPr>
          <w:rFonts w:asciiTheme="majorEastAsia" w:eastAsiaTheme="majorEastAsia" w:hAnsiTheme="majorEastAsia" w:cs="黑体"/>
          <w:b/>
          <w:bCs/>
          <w:noProof/>
          <w:sz w:val="30"/>
          <w:szCs w:val="30"/>
        </w:rPr>
        <w:drawing>
          <wp:inline distT="0" distB="0" distL="114300" distR="114300" wp14:anchorId="6D497FFE" wp14:editId="37C037BF">
            <wp:extent cx="2690495" cy="1800225"/>
            <wp:effectExtent l="0" t="0" r="1905" b="3175"/>
            <wp:docPr id="24" name="图片 24" descr="IMG_20260417_11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60417_111600"/>
                    <pic:cNvPicPr>
                      <a:picLocks noChangeAspect="1"/>
                    </pic:cNvPicPr>
                  </pic:nvPicPr>
                  <pic:blipFill>
                    <a:blip r:embed="rId40"/>
                    <a:stretch>
                      <a:fillRect/>
                    </a:stretch>
                  </pic:blipFill>
                  <pic:spPr>
                    <a:xfrm>
                      <a:off x="0" y="0"/>
                      <a:ext cx="2690495" cy="1800225"/>
                    </a:xfrm>
                    <a:prstGeom prst="rect">
                      <a:avLst/>
                    </a:prstGeom>
                  </pic:spPr>
                </pic:pic>
              </a:graphicData>
            </a:graphic>
          </wp:inline>
        </w:drawing>
      </w:r>
    </w:p>
    <w:p w14:paraId="097FC742" w14:textId="77777777" w:rsidR="007B0BC4" w:rsidRDefault="00000000">
      <w:pPr>
        <w:pStyle w:val="aa"/>
        <w:numPr>
          <w:ilvl w:val="1"/>
          <w:numId w:val="0"/>
        </w:numPr>
        <w:tabs>
          <w:tab w:val="left" w:pos="0"/>
        </w:tabs>
        <w:spacing w:line="360" w:lineRule="auto"/>
        <w:jc w:val="center"/>
        <w:rPr>
          <w:rFonts w:asciiTheme="majorEastAsia" w:eastAsiaTheme="majorEastAsia" w:hAnsiTheme="majorEastAsia" w:cs="黑体" w:hint="eastAsia"/>
          <w:b/>
          <w:bCs/>
          <w:sz w:val="30"/>
          <w:szCs w:val="30"/>
        </w:rPr>
      </w:pPr>
      <w:r>
        <w:t>图</w:t>
      </w:r>
      <w:r>
        <w:rPr>
          <w:rFonts w:hint="eastAsia"/>
        </w:rPr>
        <w:t>5</w:t>
      </w:r>
      <w:r>
        <w:t>-</w:t>
      </w:r>
      <w:r>
        <w:rPr>
          <w:rFonts w:hint="eastAsia"/>
        </w:rPr>
        <w:t xml:space="preserve">4 </w:t>
      </w:r>
      <w:r>
        <w:t>TPA3138</w:t>
      </w:r>
      <w:r>
        <w:t>输出波形实测图</w:t>
      </w:r>
    </w:p>
    <w:p w14:paraId="060BE262"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93" w:name="_Toc2578"/>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5</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3</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识别性能与响应时间分析</w:t>
      </w:r>
      <w:bookmarkEnd w:id="93"/>
    </w:p>
    <w:p w14:paraId="10F86DF2"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259E9410" w14:textId="77777777" w:rsidR="007B0BC4" w:rsidRDefault="00000000">
      <w:pPr>
        <w:spacing w:line="360" w:lineRule="auto"/>
        <w:ind w:firstLine="420"/>
        <w:rPr>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w:t>
      </w:r>
      <w:r>
        <w:rPr>
          <w:rFonts w:hint="eastAsia"/>
          <w:sz w:val="24"/>
        </w:rPr>
        <w:t>/</w:t>
      </w:r>
      <w:r>
        <w:rPr>
          <w:rFonts w:hint="eastAsia"/>
          <w:sz w:val="24"/>
        </w:rPr>
        <w:t>声音反馈出现”的时间差</w:t>
      </w:r>
      <w:r>
        <w:rPr>
          <w:rFonts w:hint="eastAsia"/>
          <w:sz w:val="24"/>
        </w:rPr>
        <w:lastRenderedPageBreak/>
        <w:t>估算。</w:t>
      </w:r>
    </w:p>
    <w:p w14:paraId="4FA2F7AA" w14:textId="77777777" w:rsidR="007B0BC4" w:rsidRDefault="00000000">
      <w:pPr>
        <w:spacing w:line="360" w:lineRule="auto"/>
        <w:ind w:firstLine="420"/>
        <w:rPr>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3A040408" w14:textId="77777777" w:rsidR="007B0BC4" w:rsidRDefault="00000000">
      <w:pPr>
        <w:spacing w:line="360" w:lineRule="auto"/>
        <w:ind w:firstLine="420"/>
        <w:jc w:val="center"/>
        <w:rPr>
          <w:sz w:val="24"/>
        </w:rPr>
      </w:pPr>
      <w:r>
        <w:rPr>
          <w:rFonts w:hint="eastAsia"/>
          <w:sz w:val="24"/>
        </w:rPr>
        <w:t>表</w:t>
      </w:r>
      <w:r>
        <w:rPr>
          <w:rFonts w:hint="eastAsia"/>
          <w:sz w:val="24"/>
        </w:rPr>
        <w:t xml:space="preserve">5-2 </w:t>
      </w:r>
      <w:r>
        <w:rPr>
          <w:rFonts w:hint="eastAsia"/>
          <w:sz w:val="24"/>
        </w:rPr>
        <w:t>识别性能统计</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1"/>
        <w:gridCol w:w="1707"/>
        <w:gridCol w:w="1707"/>
        <w:gridCol w:w="1710"/>
        <w:gridCol w:w="1701"/>
      </w:tblGrid>
      <w:tr w:rsidR="007B0BC4" w14:paraId="5923EF7B" w14:textId="77777777">
        <w:trPr>
          <w:jc w:val="center"/>
        </w:trPr>
        <w:tc>
          <w:tcPr>
            <w:tcW w:w="175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471B877D" w14:textId="77777777" w:rsidR="007B0BC4" w:rsidRDefault="00000000">
            <w:pPr>
              <w:spacing w:before="20" w:after="20"/>
              <w:ind w:firstLine="420"/>
              <w:jc w:val="center"/>
              <w:rPr>
                <w:sz w:val="24"/>
              </w:rPr>
            </w:pPr>
            <w:r>
              <w:rPr>
                <w:rFonts w:hint="eastAsia"/>
                <w:sz w:val="24"/>
              </w:rPr>
              <w:t>模式</w:t>
            </w:r>
          </w:p>
        </w:tc>
        <w:tc>
          <w:tcPr>
            <w:tcW w:w="175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0629A56C" w14:textId="77777777" w:rsidR="007B0BC4" w:rsidRDefault="00000000">
            <w:pPr>
              <w:spacing w:before="20" w:after="20"/>
              <w:ind w:firstLine="420"/>
              <w:jc w:val="center"/>
              <w:rPr>
                <w:sz w:val="24"/>
              </w:rPr>
            </w:pPr>
            <w:r>
              <w:rPr>
                <w:rFonts w:hint="eastAsia"/>
                <w:sz w:val="24"/>
              </w:rPr>
              <w:t>次数</w:t>
            </w:r>
          </w:p>
        </w:tc>
        <w:tc>
          <w:tcPr>
            <w:tcW w:w="175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06BBE001" w14:textId="77777777" w:rsidR="007B0BC4" w:rsidRDefault="00000000">
            <w:pPr>
              <w:spacing w:before="20" w:after="20"/>
              <w:ind w:firstLine="420"/>
              <w:jc w:val="center"/>
              <w:rPr>
                <w:sz w:val="24"/>
              </w:rPr>
            </w:pPr>
            <w:r>
              <w:rPr>
                <w:rFonts w:hint="eastAsia"/>
                <w:sz w:val="24"/>
              </w:rPr>
              <w:t>正确</w:t>
            </w:r>
          </w:p>
        </w:tc>
        <w:tc>
          <w:tcPr>
            <w:tcW w:w="175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708D2994" w14:textId="77777777" w:rsidR="007B0BC4" w:rsidRDefault="00000000">
            <w:pPr>
              <w:spacing w:before="20" w:after="20"/>
              <w:ind w:firstLine="420"/>
              <w:jc w:val="center"/>
              <w:rPr>
                <w:sz w:val="24"/>
              </w:rPr>
            </w:pPr>
            <w:r>
              <w:rPr>
                <w:rFonts w:hint="eastAsia"/>
                <w:sz w:val="24"/>
              </w:rPr>
              <w:t>平均响应</w:t>
            </w:r>
            <w:r>
              <w:rPr>
                <w:rFonts w:hint="eastAsia"/>
                <w:sz w:val="24"/>
              </w:rPr>
              <w:t>(ms)</w:t>
            </w:r>
          </w:p>
        </w:tc>
        <w:tc>
          <w:tcPr>
            <w:tcW w:w="1758" w:type="dxa"/>
            <w:tcBorders>
              <w:top w:val="single" w:sz="12" w:space="0" w:color="000000"/>
              <w:left w:val="nil"/>
              <w:bottom w:val="single" w:sz="8" w:space="0" w:color="000000"/>
              <w:right w:val="nil"/>
            </w:tcBorders>
            <w:tcMar>
              <w:top w:w="80" w:type="dxa"/>
              <w:left w:w="110" w:type="dxa"/>
              <w:bottom w:w="80" w:type="dxa"/>
              <w:right w:w="110" w:type="dxa"/>
            </w:tcMar>
            <w:vAlign w:val="center"/>
          </w:tcPr>
          <w:p w14:paraId="7280FAD7" w14:textId="77777777" w:rsidR="007B0BC4" w:rsidRDefault="00000000">
            <w:pPr>
              <w:spacing w:before="20" w:after="20"/>
              <w:ind w:firstLine="420"/>
              <w:jc w:val="center"/>
              <w:rPr>
                <w:sz w:val="24"/>
              </w:rPr>
            </w:pPr>
            <w:r>
              <w:rPr>
                <w:rFonts w:hint="eastAsia"/>
                <w:sz w:val="24"/>
              </w:rPr>
              <w:t>说明</w:t>
            </w:r>
          </w:p>
        </w:tc>
      </w:tr>
      <w:tr w:rsidR="007B0BC4" w14:paraId="0F6B2F9D" w14:textId="77777777">
        <w:trPr>
          <w:jc w:val="center"/>
        </w:trPr>
        <w:tc>
          <w:tcPr>
            <w:tcW w:w="1758" w:type="dxa"/>
            <w:tcBorders>
              <w:top w:val="nil"/>
              <w:left w:val="nil"/>
              <w:bottom w:val="nil"/>
              <w:right w:val="nil"/>
            </w:tcBorders>
            <w:tcMar>
              <w:top w:w="80" w:type="dxa"/>
              <w:left w:w="110" w:type="dxa"/>
              <w:bottom w:w="80" w:type="dxa"/>
              <w:right w:w="110" w:type="dxa"/>
            </w:tcMar>
            <w:vAlign w:val="center"/>
          </w:tcPr>
          <w:p w14:paraId="52A738BE" w14:textId="77777777" w:rsidR="007B0BC4" w:rsidRDefault="00000000">
            <w:pPr>
              <w:spacing w:before="20" w:after="20"/>
              <w:ind w:firstLine="420"/>
              <w:jc w:val="center"/>
              <w:rPr>
                <w:sz w:val="24"/>
              </w:rPr>
            </w:pPr>
            <w:r>
              <w:rPr>
                <w:rFonts w:hint="eastAsia"/>
                <w:sz w:val="24"/>
              </w:rPr>
              <w:t>基础识别</w:t>
            </w:r>
          </w:p>
        </w:tc>
        <w:tc>
          <w:tcPr>
            <w:tcW w:w="1758" w:type="dxa"/>
            <w:tcBorders>
              <w:top w:val="nil"/>
              <w:left w:val="nil"/>
              <w:bottom w:val="nil"/>
              <w:right w:val="nil"/>
            </w:tcBorders>
            <w:tcMar>
              <w:top w:w="80" w:type="dxa"/>
              <w:left w:w="110" w:type="dxa"/>
              <w:bottom w:w="80" w:type="dxa"/>
              <w:right w:w="110" w:type="dxa"/>
            </w:tcMar>
            <w:vAlign w:val="center"/>
          </w:tcPr>
          <w:p w14:paraId="7438C2E9" w14:textId="77777777" w:rsidR="007B0BC4" w:rsidRDefault="00000000">
            <w:pPr>
              <w:spacing w:before="20" w:after="20"/>
              <w:ind w:firstLine="420"/>
              <w:jc w:val="center"/>
              <w:rPr>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409A6872" w14:textId="77777777" w:rsidR="007B0BC4" w:rsidRDefault="00000000">
            <w:pPr>
              <w:spacing w:before="20" w:after="20"/>
              <w:ind w:firstLine="420"/>
              <w:jc w:val="center"/>
              <w:rPr>
                <w:sz w:val="24"/>
              </w:rPr>
            </w:pPr>
            <w:r>
              <w:rPr>
                <w:rFonts w:hint="eastAsia"/>
                <w:sz w:val="24"/>
              </w:rPr>
              <w:t>95</w:t>
            </w:r>
          </w:p>
        </w:tc>
        <w:tc>
          <w:tcPr>
            <w:tcW w:w="1758" w:type="dxa"/>
            <w:tcBorders>
              <w:top w:val="nil"/>
              <w:left w:val="nil"/>
              <w:bottom w:val="nil"/>
              <w:right w:val="nil"/>
            </w:tcBorders>
            <w:tcMar>
              <w:top w:w="80" w:type="dxa"/>
              <w:left w:w="110" w:type="dxa"/>
              <w:bottom w:w="80" w:type="dxa"/>
              <w:right w:w="110" w:type="dxa"/>
            </w:tcMar>
            <w:vAlign w:val="center"/>
          </w:tcPr>
          <w:p w14:paraId="7EA5A45E" w14:textId="77777777" w:rsidR="007B0BC4" w:rsidRDefault="00000000">
            <w:pPr>
              <w:spacing w:before="20" w:after="20"/>
              <w:ind w:firstLine="420"/>
              <w:jc w:val="center"/>
              <w:rPr>
                <w:sz w:val="24"/>
              </w:rPr>
            </w:pPr>
            <w:r>
              <w:rPr>
                <w:rFonts w:hint="eastAsia"/>
                <w:sz w:val="24"/>
              </w:rPr>
              <w:t>87</w:t>
            </w:r>
          </w:p>
        </w:tc>
        <w:tc>
          <w:tcPr>
            <w:tcW w:w="1758" w:type="dxa"/>
            <w:tcBorders>
              <w:top w:val="nil"/>
              <w:left w:val="nil"/>
              <w:bottom w:val="nil"/>
              <w:right w:val="nil"/>
            </w:tcBorders>
            <w:tcMar>
              <w:top w:w="80" w:type="dxa"/>
              <w:left w:w="110" w:type="dxa"/>
              <w:bottom w:w="80" w:type="dxa"/>
              <w:right w:w="110" w:type="dxa"/>
            </w:tcMar>
            <w:vAlign w:val="center"/>
          </w:tcPr>
          <w:p w14:paraId="339FAAE0" w14:textId="77777777" w:rsidR="007B0BC4" w:rsidRDefault="00000000">
            <w:pPr>
              <w:spacing w:before="20" w:after="20"/>
              <w:ind w:firstLine="420"/>
              <w:jc w:val="center"/>
              <w:rPr>
                <w:sz w:val="24"/>
              </w:rPr>
            </w:pPr>
            <w:r>
              <w:rPr>
                <w:rFonts w:hint="eastAsia"/>
                <w:sz w:val="24"/>
              </w:rPr>
              <w:t>三杯</w:t>
            </w:r>
          </w:p>
        </w:tc>
      </w:tr>
      <w:tr w:rsidR="007B0BC4" w14:paraId="7632278E" w14:textId="77777777">
        <w:trPr>
          <w:jc w:val="center"/>
        </w:trPr>
        <w:tc>
          <w:tcPr>
            <w:tcW w:w="1758" w:type="dxa"/>
            <w:tcBorders>
              <w:top w:val="nil"/>
              <w:left w:val="nil"/>
              <w:bottom w:val="nil"/>
              <w:right w:val="nil"/>
            </w:tcBorders>
            <w:tcMar>
              <w:top w:w="80" w:type="dxa"/>
              <w:left w:w="110" w:type="dxa"/>
              <w:bottom w:w="80" w:type="dxa"/>
              <w:right w:w="110" w:type="dxa"/>
            </w:tcMar>
            <w:vAlign w:val="center"/>
          </w:tcPr>
          <w:p w14:paraId="1E0E6484" w14:textId="77777777" w:rsidR="007B0BC4" w:rsidRDefault="00000000">
            <w:pPr>
              <w:spacing w:before="20" w:after="20"/>
              <w:ind w:firstLine="420"/>
              <w:jc w:val="center"/>
              <w:rPr>
                <w:sz w:val="24"/>
              </w:rPr>
            </w:pPr>
            <w:r>
              <w:rPr>
                <w:rFonts w:hint="eastAsia"/>
                <w:sz w:val="24"/>
              </w:rPr>
              <w:t>识别伴音</w:t>
            </w:r>
          </w:p>
        </w:tc>
        <w:tc>
          <w:tcPr>
            <w:tcW w:w="1758" w:type="dxa"/>
            <w:tcBorders>
              <w:top w:val="nil"/>
              <w:left w:val="nil"/>
              <w:bottom w:val="nil"/>
              <w:right w:val="nil"/>
            </w:tcBorders>
            <w:tcMar>
              <w:top w:w="80" w:type="dxa"/>
              <w:left w:w="110" w:type="dxa"/>
              <w:bottom w:w="80" w:type="dxa"/>
              <w:right w:w="110" w:type="dxa"/>
            </w:tcMar>
            <w:vAlign w:val="center"/>
          </w:tcPr>
          <w:p w14:paraId="2932E48F" w14:textId="77777777" w:rsidR="007B0BC4" w:rsidRDefault="00000000">
            <w:pPr>
              <w:spacing w:before="20" w:after="20"/>
              <w:ind w:firstLine="420"/>
              <w:jc w:val="center"/>
              <w:rPr>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20771C2A" w14:textId="77777777" w:rsidR="007B0BC4" w:rsidRDefault="00000000">
            <w:pPr>
              <w:spacing w:before="20" w:after="20"/>
              <w:ind w:firstLine="420"/>
              <w:jc w:val="center"/>
              <w:rPr>
                <w:sz w:val="24"/>
              </w:rPr>
            </w:pPr>
            <w:r>
              <w:rPr>
                <w:rFonts w:hint="eastAsia"/>
                <w:sz w:val="24"/>
              </w:rPr>
              <w:t>94</w:t>
            </w:r>
          </w:p>
        </w:tc>
        <w:tc>
          <w:tcPr>
            <w:tcW w:w="1758" w:type="dxa"/>
            <w:tcBorders>
              <w:top w:val="nil"/>
              <w:left w:val="nil"/>
              <w:bottom w:val="nil"/>
              <w:right w:val="nil"/>
            </w:tcBorders>
            <w:tcMar>
              <w:top w:w="80" w:type="dxa"/>
              <w:left w:w="110" w:type="dxa"/>
              <w:bottom w:w="80" w:type="dxa"/>
              <w:right w:w="110" w:type="dxa"/>
            </w:tcMar>
            <w:vAlign w:val="center"/>
          </w:tcPr>
          <w:p w14:paraId="14804569" w14:textId="77777777" w:rsidR="007B0BC4" w:rsidRDefault="00000000">
            <w:pPr>
              <w:spacing w:before="20" w:after="20"/>
              <w:ind w:firstLine="420"/>
              <w:jc w:val="center"/>
              <w:rPr>
                <w:sz w:val="24"/>
              </w:rPr>
            </w:pPr>
            <w:r>
              <w:rPr>
                <w:rFonts w:hint="eastAsia"/>
                <w:sz w:val="24"/>
              </w:rPr>
              <w:t>93</w:t>
            </w:r>
          </w:p>
        </w:tc>
        <w:tc>
          <w:tcPr>
            <w:tcW w:w="1758" w:type="dxa"/>
            <w:tcBorders>
              <w:top w:val="nil"/>
              <w:left w:val="nil"/>
              <w:bottom w:val="nil"/>
              <w:right w:val="nil"/>
            </w:tcBorders>
            <w:tcMar>
              <w:top w:w="80" w:type="dxa"/>
              <w:left w:w="110" w:type="dxa"/>
              <w:bottom w:w="80" w:type="dxa"/>
              <w:right w:w="110" w:type="dxa"/>
            </w:tcMar>
            <w:vAlign w:val="center"/>
          </w:tcPr>
          <w:p w14:paraId="17F391EE" w14:textId="77777777" w:rsidR="007B0BC4" w:rsidRDefault="00000000">
            <w:pPr>
              <w:spacing w:before="20" w:after="20"/>
              <w:ind w:firstLine="420"/>
              <w:jc w:val="center"/>
              <w:rPr>
                <w:sz w:val="24"/>
              </w:rPr>
            </w:pPr>
            <w:r>
              <w:rPr>
                <w:rFonts w:hint="eastAsia"/>
                <w:sz w:val="24"/>
              </w:rPr>
              <w:t>含播放</w:t>
            </w:r>
          </w:p>
        </w:tc>
      </w:tr>
      <w:tr w:rsidR="007B0BC4" w14:paraId="68D56EB9" w14:textId="77777777">
        <w:trPr>
          <w:jc w:val="center"/>
        </w:trPr>
        <w:tc>
          <w:tcPr>
            <w:tcW w:w="1758" w:type="dxa"/>
            <w:tcBorders>
              <w:top w:val="nil"/>
              <w:left w:val="nil"/>
              <w:bottom w:val="nil"/>
              <w:right w:val="nil"/>
            </w:tcBorders>
            <w:tcMar>
              <w:top w:w="80" w:type="dxa"/>
              <w:left w:w="110" w:type="dxa"/>
              <w:bottom w:w="80" w:type="dxa"/>
              <w:right w:w="110" w:type="dxa"/>
            </w:tcMar>
            <w:vAlign w:val="center"/>
          </w:tcPr>
          <w:p w14:paraId="7D247974" w14:textId="77777777" w:rsidR="007B0BC4" w:rsidRDefault="00000000">
            <w:pPr>
              <w:spacing w:before="20" w:after="20"/>
              <w:ind w:firstLine="420"/>
              <w:jc w:val="center"/>
              <w:rPr>
                <w:sz w:val="24"/>
              </w:rPr>
            </w:pPr>
            <w:r>
              <w:rPr>
                <w:rFonts w:hint="eastAsia"/>
                <w:sz w:val="24"/>
              </w:rPr>
              <w:t>五杯模式</w:t>
            </w:r>
          </w:p>
        </w:tc>
        <w:tc>
          <w:tcPr>
            <w:tcW w:w="1758" w:type="dxa"/>
            <w:tcBorders>
              <w:top w:val="nil"/>
              <w:left w:val="nil"/>
              <w:bottom w:val="nil"/>
              <w:right w:val="nil"/>
            </w:tcBorders>
            <w:tcMar>
              <w:top w:w="80" w:type="dxa"/>
              <w:left w:w="110" w:type="dxa"/>
              <w:bottom w:w="80" w:type="dxa"/>
              <w:right w:w="110" w:type="dxa"/>
            </w:tcMar>
            <w:vAlign w:val="center"/>
          </w:tcPr>
          <w:p w14:paraId="7B54558B" w14:textId="77777777" w:rsidR="007B0BC4" w:rsidRDefault="00000000">
            <w:pPr>
              <w:spacing w:before="20" w:after="20"/>
              <w:ind w:firstLine="420"/>
              <w:jc w:val="center"/>
              <w:rPr>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6D629FD1" w14:textId="77777777" w:rsidR="007B0BC4" w:rsidRDefault="00000000">
            <w:pPr>
              <w:spacing w:before="20" w:after="20"/>
              <w:ind w:firstLine="420"/>
              <w:jc w:val="center"/>
              <w:rPr>
                <w:sz w:val="24"/>
              </w:rPr>
            </w:pPr>
            <w:r>
              <w:rPr>
                <w:rFonts w:hint="eastAsia"/>
                <w:sz w:val="24"/>
              </w:rPr>
              <w:t>111</w:t>
            </w:r>
          </w:p>
        </w:tc>
        <w:tc>
          <w:tcPr>
            <w:tcW w:w="1758" w:type="dxa"/>
            <w:tcBorders>
              <w:top w:val="nil"/>
              <w:left w:val="nil"/>
              <w:bottom w:val="nil"/>
              <w:right w:val="nil"/>
            </w:tcBorders>
            <w:tcMar>
              <w:top w:w="80" w:type="dxa"/>
              <w:left w:w="110" w:type="dxa"/>
              <w:bottom w:w="80" w:type="dxa"/>
              <w:right w:w="110" w:type="dxa"/>
            </w:tcMar>
            <w:vAlign w:val="center"/>
          </w:tcPr>
          <w:p w14:paraId="7B9A0B89" w14:textId="77777777" w:rsidR="007B0BC4" w:rsidRDefault="00000000">
            <w:pPr>
              <w:spacing w:before="20" w:after="20"/>
              <w:ind w:firstLine="420"/>
              <w:jc w:val="center"/>
              <w:rPr>
                <w:sz w:val="24"/>
              </w:rPr>
            </w:pPr>
            <w:r>
              <w:rPr>
                <w:rFonts w:hint="eastAsia"/>
                <w:sz w:val="24"/>
              </w:rPr>
              <w:t>98</w:t>
            </w:r>
          </w:p>
        </w:tc>
        <w:tc>
          <w:tcPr>
            <w:tcW w:w="1758" w:type="dxa"/>
            <w:tcBorders>
              <w:top w:val="nil"/>
              <w:left w:val="nil"/>
              <w:bottom w:val="nil"/>
              <w:right w:val="nil"/>
            </w:tcBorders>
            <w:tcMar>
              <w:top w:w="80" w:type="dxa"/>
              <w:left w:w="110" w:type="dxa"/>
              <w:bottom w:w="80" w:type="dxa"/>
              <w:right w:w="110" w:type="dxa"/>
            </w:tcMar>
            <w:vAlign w:val="center"/>
          </w:tcPr>
          <w:p w14:paraId="5FB9754A" w14:textId="77777777" w:rsidR="007B0BC4" w:rsidRDefault="00000000">
            <w:pPr>
              <w:spacing w:before="20" w:after="20"/>
              <w:ind w:firstLine="420"/>
              <w:jc w:val="center"/>
              <w:rPr>
                <w:sz w:val="24"/>
              </w:rPr>
            </w:pPr>
            <w:r>
              <w:rPr>
                <w:rFonts w:hint="eastAsia"/>
                <w:sz w:val="24"/>
              </w:rPr>
              <w:t>模板稳定</w:t>
            </w:r>
          </w:p>
        </w:tc>
      </w:tr>
      <w:tr w:rsidR="007B0BC4" w14:paraId="1AF06D49" w14:textId="77777777">
        <w:trPr>
          <w:jc w:val="center"/>
        </w:trPr>
        <w:tc>
          <w:tcPr>
            <w:tcW w:w="1758" w:type="dxa"/>
            <w:tcBorders>
              <w:top w:val="nil"/>
              <w:left w:val="nil"/>
              <w:bottom w:val="nil"/>
              <w:right w:val="nil"/>
            </w:tcBorders>
            <w:tcMar>
              <w:top w:w="80" w:type="dxa"/>
              <w:left w:w="110" w:type="dxa"/>
              <w:bottom w:w="80" w:type="dxa"/>
              <w:right w:w="110" w:type="dxa"/>
            </w:tcMar>
            <w:vAlign w:val="center"/>
          </w:tcPr>
          <w:p w14:paraId="5F059D0D" w14:textId="77777777" w:rsidR="007B0BC4" w:rsidRDefault="00000000">
            <w:pPr>
              <w:spacing w:before="20" w:after="20"/>
              <w:ind w:firstLine="420"/>
              <w:jc w:val="center"/>
              <w:rPr>
                <w:sz w:val="24"/>
              </w:rPr>
            </w:pPr>
            <w:r>
              <w:rPr>
                <w:rFonts w:hint="eastAsia"/>
                <w:sz w:val="24"/>
              </w:rPr>
              <w:t>八杯扩展</w:t>
            </w:r>
          </w:p>
        </w:tc>
        <w:tc>
          <w:tcPr>
            <w:tcW w:w="1758" w:type="dxa"/>
            <w:tcBorders>
              <w:top w:val="nil"/>
              <w:left w:val="nil"/>
              <w:bottom w:val="nil"/>
              <w:right w:val="nil"/>
            </w:tcBorders>
            <w:tcMar>
              <w:top w:w="80" w:type="dxa"/>
              <w:left w:w="110" w:type="dxa"/>
              <w:bottom w:w="80" w:type="dxa"/>
              <w:right w:w="110" w:type="dxa"/>
            </w:tcMar>
            <w:vAlign w:val="center"/>
          </w:tcPr>
          <w:p w14:paraId="7566E080" w14:textId="77777777" w:rsidR="007B0BC4" w:rsidRDefault="00000000">
            <w:pPr>
              <w:spacing w:before="20" w:after="20"/>
              <w:ind w:firstLine="420"/>
              <w:jc w:val="center"/>
              <w:rPr>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06BF741B" w14:textId="77777777" w:rsidR="007B0BC4" w:rsidRDefault="00000000">
            <w:pPr>
              <w:spacing w:before="20" w:after="20"/>
              <w:ind w:firstLine="420"/>
              <w:jc w:val="center"/>
              <w:rPr>
                <w:sz w:val="24"/>
              </w:rPr>
            </w:pPr>
            <w:r>
              <w:rPr>
                <w:rFonts w:hint="eastAsia"/>
                <w:sz w:val="24"/>
              </w:rPr>
              <w:t>108</w:t>
            </w:r>
          </w:p>
        </w:tc>
        <w:tc>
          <w:tcPr>
            <w:tcW w:w="1758" w:type="dxa"/>
            <w:tcBorders>
              <w:top w:val="nil"/>
              <w:left w:val="nil"/>
              <w:bottom w:val="nil"/>
              <w:right w:val="nil"/>
            </w:tcBorders>
            <w:tcMar>
              <w:top w:w="80" w:type="dxa"/>
              <w:left w:w="110" w:type="dxa"/>
              <w:bottom w:w="80" w:type="dxa"/>
              <w:right w:w="110" w:type="dxa"/>
            </w:tcMar>
            <w:vAlign w:val="center"/>
          </w:tcPr>
          <w:p w14:paraId="79D5EEF8" w14:textId="77777777" w:rsidR="007B0BC4" w:rsidRDefault="00000000">
            <w:pPr>
              <w:spacing w:before="20" w:after="20"/>
              <w:ind w:firstLine="420"/>
              <w:jc w:val="center"/>
              <w:rPr>
                <w:sz w:val="24"/>
              </w:rPr>
            </w:pPr>
            <w:r>
              <w:rPr>
                <w:rFonts w:hint="eastAsia"/>
                <w:sz w:val="24"/>
              </w:rPr>
              <w:t>102</w:t>
            </w:r>
          </w:p>
        </w:tc>
        <w:tc>
          <w:tcPr>
            <w:tcW w:w="1758" w:type="dxa"/>
            <w:tcBorders>
              <w:top w:val="nil"/>
              <w:left w:val="nil"/>
              <w:bottom w:val="nil"/>
              <w:right w:val="nil"/>
            </w:tcBorders>
            <w:tcMar>
              <w:top w:w="80" w:type="dxa"/>
              <w:left w:w="110" w:type="dxa"/>
              <w:bottom w:w="80" w:type="dxa"/>
              <w:right w:w="110" w:type="dxa"/>
            </w:tcMar>
            <w:vAlign w:val="center"/>
          </w:tcPr>
          <w:p w14:paraId="1F3DA505" w14:textId="77777777" w:rsidR="007B0BC4" w:rsidRDefault="00000000">
            <w:pPr>
              <w:spacing w:before="20" w:after="20"/>
              <w:ind w:firstLine="420"/>
              <w:jc w:val="center"/>
              <w:rPr>
                <w:sz w:val="24"/>
              </w:rPr>
            </w:pPr>
            <w:r>
              <w:rPr>
                <w:rFonts w:hint="eastAsia"/>
                <w:sz w:val="24"/>
              </w:rPr>
              <w:t>含未知杯</w:t>
            </w:r>
          </w:p>
        </w:tc>
      </w:tr>
      <w:tr w:rsidR="007B0BC4" w14:paraId="2F7AD61B" w14:textId="77777777">
        <w:trPr>
          <w:jc w:val="center"/>
        </w:trPr>
        <w:tc>
          <w:tcPr>
            <w:tcW w:w="1758" w:type="dxa"/>
            <w:tcBorders>
              <w:top w:val="nil"/>
              <w:left w:val="nil"/>
              <w:bottom w:val="single" w:sz="12" w:space="0" w:color="000000"/>
              <w:right w:val="nil"/>
            </w:tcBorders>
            <w:tcMar>
              <w:top w:w="80" w:type="dxa"/>
              <w:left w:w="110" w:type="dxa"/>
              <w:bottom w:w="80" w:type="dxa"/>
              <w:right w:w="110" w:type="dxa"/>
            </w:tcMar>
            <w:vAlign w:val="center"/>
          </w:tcPr>
          <w:p w14:paraId="149D5367" w14:textId="77777777" w:rsidR="007B0BC4" w:rsidRDefault="00000000">
            <w:pPr>
              <w:spacing w:before="20" w:after="20"/>
              <w:ind w:firstLine="420"/>
              <w:jc w:val="center"/>
              <w:rPr>
                <w:sz w:val="24"/>
              </w:rPr>
            </w:pPr>
            <w:r>
              <w:rPr>
                <w:rFonts w:hint="eastAsia"/>
                <w:sz w:val="24"/>
              </w:rPr>
              <w:t>自动演奏</w:t>
            </w:r>
          </w:p>
        </w:tc>
        <w:tc>
          <w:tcPr>
            <w:tcW w:w="1758" w:type="dxa"/>
            <w:tcBorders>
              <w:top w:val="nil"/>
              <w:left w:val="nil"/>
              <w:bottom w:val="single" w:sz="12" w:space="0" w:color="000000"/>
              <w:right w:val="nil"/>
            </w:tcBorders>
            <w:tcMar>
              <w:top w:w="80" w:type="dxa"/>
              <w:left w:w="110" w:type="dxa"/>
              <w:bottom w:w="80" w:type="dxa"/>
              <w:right w:w="110" w:type="dxa"/>
            </w:tcMar>
            <w:vAlign w:val="center"/>
          </w:tcPr>
          <w:p w14:paraId="72954DA3" w14:textId="77777777" w:rsidR="007B0BC4" w:rsidRDefault="00000000">
            <w:pPr>
              <w:spacing w:before="20" w:after="20"/>
              <w:ind w:firstLine="420"/>
              <w:jc w:val="center"/>
              <w:rPr>
                <w:sz w:val="24"/>
              </w:rPr>
            </w:pPr>
            <w:r>
              <w:rPr>
                <w:rFonts w:hint="eastAsia"/>
                <w:sz w:val="24"/>
              </w:rPr>
              <w:t>50</w:t>
            </w:r>
          </w:p>
        </w:tc>
        <w:tc>
          <w:tcPr>
            <w:tcW w:w="1758" w:type="dxa"/>
            <w:tcBorders>
              <w:top w:val="nil"/>
              <w:left w:val="nil"/>
              <w:bottom w:val="single" w:sz="12" w:space="0" w:color="000000"/>
              <w:right w:val="nil"/>
            </w:tcBorders>
            <w:tcMar>
              <w:top w:w="80" w:type="dxa"/>
              <w:left w:w="110" w:type="dxa"/>
              <w:bottom w:w="80" w:type="dxa"/>
              <w:right w:w="110" w:type="dxa"/>
            </w:tcMar>
            <w:vAlign w:val="center"/>
          </w:tcPr>
          <w:p w14:paraId="64D06165" w14:textId="77777777" w:rsidR="007B0BC4" w:rsidRDefault="00000000">
            <w:pPr>
              <w:spacing w:before="20" w:after="20"/>
              <w:ind w:firstLine="420"/>
              <w:jc w:val="center"/>
              <w:rPr>
                <w:sz w:val="24"/>
              </w:rPr>
            </w:pPr>
            <w:r>
              <w:rPr>
                <w:rFonts w:hint="eastAsia"/>
                <w:sz w:val="24"/>
              </w:rPr>
              <w:t>50</w:t>
            </w:r>
          </w:p>
        </w:tc>
        <w:tc>
          <w:tcPr>
            <w:tcW w:w="1758" w:type="dxa"/>
            <w:tcBorders>
              <w:top w:val="nil"/>
              <w:left w:val="nil"/>
              <w:bottom w:val="single" w:sz="12" w:space="0" w:color="000000"/>
              <w:right w:val="nil"/>
            </w:tcBorders>
            <w:tcMar>
              <w:top w:w="80" w:type="dxa"/>
              <w:left w:w="110" w:type="dxa"/>
              <w:bottom w:w="80" w:type="dxa"/>
              <w:right w:w="110" w:type="dxa"/>
            </w:tcMar>
            <w:vAlign w:val="center"/>
          </w:tcPr>
          <w:p w14:paraId="29355136" w14:textId="77777777" w:rsidR="007B0BC4" w:rsidRDefault="00000000">
            <w:pPr>
              <w:spacing w:before="20" w:after="20"/>
              <w:ind w:firstLine="420"/>
              <w:jc w:val="center"/>
              <w:rPr>
                <w:sz w:val="24"/>
              </w:rPr>
            </w:pPr>
            <w:r>
              <w:rPr>
                <w:rFonts w:hint="eastAsia"/>
                <w:sz w:val="24"/>
              </w:rPr>
              <w:t>40</w:t>
            </w:r>
          </w:p>
        </w:tc>
        <w:tc>
          <w:tcPr>
            <w:tcW w:w="1758" w:type="dxa"/>
            <w:tcBorders>
              <w:top w:val="nil"/>
              <w:left w:val="nil"/>
              <w:bottom w:val="single" w:sz="12" w:space="0" w:color="000000"/>
              <w:right w:val="nil"/>
            </w:tcBorders>
            <w:tcMar>
              <w:top w:w="80" w:type="dxa"/>
              <w:left w:w="110" w:type="dxa"/>
              <w:bottom w:w="80" w:type="dxa"/>
              <w:right w:w="110" w:type="dxa"/>
            </w:tcMar>
            <w:vAlign w:val="center"/>
          </w:tcPr>
          <w:p w14:paraId="7D793F35" w14:textId="77777777" w:rsidR="007B0BC4" w:rsidRDefault="00000000">
            <w:pPr>
              <w:spacing w:before="20" w:after="20"/>
              <w:ind w:firstLine="420"/>
              <w:jc w:val="center"/>
              <w:rPr>
                <w:sz w:val="24"/>
              </w:rPr>
            </w:pPr>
            <w:r>
              <w:rPr>
                <w:rFonts w:hint="eastAsia"/>
                <w:sz w:val="24"/>
              </w:rPr>
              <w:t>按键响应</w:t>
            </w:r>
          </w:p>
        </w:tc>
      </w:tr>
    </w:tbl>
    <w:p w14:paraId="16749B69" w14:textId="77777777" w:rsidR="007B0BC4" w:rsidRDefault="007B0BC4">
      <w:pPr>
        <w:spacing w:line="360" w:lineRule="auto"/>
        <w:rPr>
          <w:sz w:val="24"/>
        </w:rPr>
      </w:pPr>
    </w:p>
    <w:p w14:paraId="127AB735"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94" w:name="_Toc22939"/>
      <w:r>
        <w:rPr>
          <w:rFonts w:asciiTheme="majorEastAsia" w:eastAsiaTheme="majorEastAsia" w:hAnsiTheme="majorEastAsia" w:cs="黑体" w:hint="eastAsia"/>
          <w:b/>
          <w:bCs/>
          <w:sz w:val="30"/>
          <w:szCs w:val="30"/>
        </w:rPr>
        <w:t>第5.4节 系统功能验证结果</w:t>
      </w:r>
      <w:bookmarkEnd w:id="94"/>
    </w:p>
    <w:p w14:paraId="08D3183E"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2555A78A" w14:textId="77777777" w:rsidR="007B0BC4" w:rsidRDefault="00000000">
      <w:pPr>
        <w:spacing w:line="360" w:lineRule="auto"/>
        <w:ind w:firstLine="420"/>
        <w:rPr>
          <w:sz w:val="24"/>
        </w:rPr>
      </w:pPr>
      <w:r>
        <w:rPr>
          <w:sz w:val="24"/>
        </w:rPr>
        <w:t>结合课程设计与毕业设计任务要求，对系统主要功能进行了逐项核验。结果表明，系统能够完成杯号学习、杯号识别显示、识别后</w:t>
      </w:r>
      <w:r>
        <w:rPr>
          <w:rFonts w:hint="eastAsia"/>
          <w:sz w:val="24"/>
        </w:rPr>
        <w:t>驱动喇叭发声</w:t>
      </w:r>
      <w:r>
        <w:rPr>
          <w:sz w:val="24"/>
        </w:rPr>
        <w:t>、串口屏一键触发演奏以及扩展场景测试。在联调过程中，串口屏发送固定报文后主控可正确进入对应业务流程，喇叭能够同步输出预期声音。</w:t>
      </w:r>
    </w:p>
    <w:p w14:paraId="620928A1" w14:textId="77777777" w:rsidR="007B0BC4" w:rsidRDefault="00000000">
      <w:pPr>
        <w:spacing w:line="360" w:lineRule="auto"/>
        <w:ind w:firstLine="420"/>
        <w:rPr>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14689DFB" w14:textId="77777777" w:rsidR="007B0BC4" w:rsidRDefault="007B0BC4">
      <w:pPr>
        <w:spacing w:line="360" w:lineRule="auto"/>
        <w:ind w:firstLine="420"/>
        <w:rPr>
          <w:sz w:val="24"/>
        </w:rPr>
      </w:pPr>
    </w:p>
    <w:p w14:paraId="0C815278"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95" w:name="_Toc27951"/>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5</w:t>
      </w:r>
      <w:r>
        <w:rPr>
          <w:rFonts w:asciiTheme="majorEastAsia" w:eastAsiaTheme="majorEastAsia" w:hAnsiTheme="majorEastAsia" w:cs="黑体"/>
          <w:b/>
          <w:bCs/>
          <w:sz w:val="30"/>
          <w:szCs w:val="30"/>
        </w:rPr>
        <w:t>.</w:t>
      </w:r>
      <w:r>
        <w:rPr>
          <w:rFonts w:asciiTheme="majorEastAsia" w:eastAsiaTheme="majorEastAsia" w:hAnsiTheme="majorEastAsia" w:cs="黑体" w:hint="eastAsia"/>
          <w:b/>
          <w:bCs/>
          <w:sz w:val="30"/>
          <w:szCs w:val="30"/>
        </w:rPr>
        <w:t>5</w:t>
      </w:r>
      <w:r>
        <w:rPr>
          <w:rFonts w:asciiTheme="majorEastAsia" w:eastAsiaTheme="majorEastAsia" w:hAnsiTheme="majorEastAsia" w:cs="黑体"/>
          <w:b/>
          <w:bCs/>
          <w:sz w:val="30"/>
          <w:szCs w:val="30"/>
        </w:rPr>
        <w:t>节</w:t>
      </w:r>
      <w:r>
        <w:rPr>
          <w:rFonts w:asciiTheme="majorEastAsia" w:eastAsiaTheme="majorEastAsia" w:hAnsiTheme="majorEastAsia" w:cs="黑体" w:hint="eastAsia"/>
          <w:b/>
          <w:bCs/>
          <w:sz w:val="30"/>
          <w:szCs w:val="30"/>
        </w:rPr>
        <w:t xml:space="preserve"> 误差来源与改进分析</w:t>
      </w:r>
      <w:bookmarkEnd w:id="95"/>
    </w:p>
    <w:p w14:paraId="5845867B"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7E45020F" w14:textId="77777777" w:rsidR="007B0BC4" w:rsidRDefault="00000000">
      <w:pPr>
        <w:spacing w:line="360" w:lineRule="auto"/>
        <w:ind w:firstLine="420"/>
        <w:rPr>
          <w:sz w:val="24"/>
        </w:rPr>
      </w:pPr>
      <w:r>
        <w:rPr>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r>
        <w:rPr>
          <w:sz w:val="24"/>
          <w:vertAlign w:val="superscript"/>
        </w:rPr>
        <w:fldChar w:fldCharType="begin"/>
      </w:r>
      <w:r>
        <w:instrText xml:space="preserve"> REF _Ref24296 \r \h  \* MERGEFORMAT</w:instrText>
      </w:r>
      <w:r>
        <w:rPr>
          <w:sz w:val="24"/>
          <w:vertAlign w:val="superscript"/>
        </w:rPr>
      </w:r>
      <w:r>
        <w:rPr>
          <w:sz w:val="24"/>
          <w:vertAlign w:val="superscript"/>
        </w:rPr>
        <w:fldChar w:fldCharType="separate"/>
      </w:r>
      <w:r>
        <w:rPr>
          <w:sz w:val="24"/>
          <w:vertAlign w:val="superscript"/>
        </w:rPr>
        <w:t>[11]</w:t>
      </w:r>
      <w:r>
        <w:rPr>
          <w:sz w:val="24"/>
          <w:vertAlign w:val="superscript"/>
        </w:rPr>
        <w:fldChar w:fldCharType="end"/>
      </w:r>
      <w:r>
        <w:rPr>
          <w:sz w:val="24"/>
        </w:rPr>
        <w:t>。</w:t>
      </w:r>
    </w:p>
    <w:p w14:paraId="386CF070" w14:textId="77777777" w:rsidR="007B0BC4" w:rsidRDefault="00000000">
      <w:pPr>
        <w:spacing w:line="360" w:lineRule="auto"/>
        <w:ind w:firstLine="420"/>
        <w:rPr>
          <w:sz w:val="24"/>
        </w:rPr>
      </w:pPr>
      <w:r>
        <w:rPr>
          <w:sz w:val="24"/>
        </w:rPr>
        <w:lastRenderedPageBreak/>
        <w:t>依据表</w:t>
      </w:r>
      <w:r>
        <w:rPr>
          <w:sz w:val="24"/>
        </w:rPr>
        <w:t>5-2</w:t>
      </w:r>
      <w:r>
        <w:rPr>
          <w:sz w:val="24"/>
        </w:rPr>
        <w:t>中的统计结果，可进一步计算不同工作模式下的误差率，并绘制如图</w:t>
      </w:r>
      <w:r>
        <w:rPr>
          <w:sz w:val="24"/>
        </w:rPr>
        <w:t>5-5</w:t>
      </w:r>
      <w:r>
        <w:rPr>
          <w:sz w:val="24"/>
        </w:rPr>
        <w:t>所示的误差率统计曲线。本文将误差率定义为（测试次数</w:t>
      </w:r>
      <w:r>
        <w:rPr>
          <w:sz w:val="24"/>
        </w:rPr>
        <w:t>−</w:t>
      </w:r>
      <w:r>
        <w:rPr>
          <w:sz w:val="24"/>
        </w:rPr>
        <w:t>正确次数）</w:t>
      </w:r>
      <w:r>
        <w:rPr>
          <w:sz w:val="24"/>
        </w:rPr>
        <w:t>/</w:t>
      </w:r>
      <w:r>
        <w:rPr>
          <w:sz w:val="24"/>
        </w:rPr>
        <w:t>测试次数</w:t>
      </w:r>
      <w:r>
        <w:rPr>
          <w:sz w:val="24"/>
        </w:rPr>
        <w:t>×100%</w:t>
      </w:r>
      <w:r>
        <w:rPr>
          <w:sz w:val="24"/>
        </w:rPr>
        <w:t>。按此计算，基础识别模式的误差率为</w:t>
      </w:r>
      <w:r>
        <w:rPr>
          <w:sz w:val="24"/>
        </w:rPr>
        <w:t xml:space="preserve"> 5/100=5.0%</w:t>
      </w:r>
      <w:r>
        <w:rPr>
          <w:sz w:val="24"/>
        </w:rPr>
        <w:t>，识别伴音模式为</w:t>
      </w:r>
      <w:r>
        <w:rPr>
          <w:sz w:val="24"/>
        </w:rPr>
        <w:t xml:space="preserve"> 6/100=6.0%</w:t>
      </w:r>
      <w:r>
        <w:rPr>
          <w:sz w:val="24"/>
        </w:rPr>
        <w:t>，五杯模式为</w:t>
      </w:r>
      <w:r>
        <w:rPr>
          <w:sz w:val="24"/>
        </w:rPr>
        <w:t xml:space="preserve"> 9/120=7.5%</w:t>
      </w:r>
      <w:r>
        <w:rPr>
          <w:sz w:val="24"/>
        </w:rPr>
        <w:t>，八杯扩展模式为</w:t>
      </w:r>
      <w:r>
        <w:rPr>
          <w:sz w:val="24"/>
        </w:rPr>
        <w:t xml:space="preserve"> 12/120=10.0%</w:t>
      </w:r>
      <w:r>
        <w:rPr>
          <w:sz w:val="24"/>
        </w:rPr>
        <w:t>，自动演奏模式为</w:t>
      </w:r>
      <w:r>
        <w:rPr>
          <w:sz w:val="24"/>
        </w:rPr>
        <w:t xml:space="preserve"> 0/50=0</w:t>
      </w:r>
      <w:r>
        <w:rPr>
          <w:sz w:val="24"/>
        </w:rPr>
        <w:t>。上述结果均基于表</w:t>
      </w:r>
      <w:r>
        <w:rPr>
          <w:sz w:val="24"/>
        </w:rPr>
        <w:t>5-2</w:t>
      </w:r>
      <w:r>
        <w:rPr>
          <w:sz w:val="24"/>
        </w:rPr>
        <w:t>所列的重复测试次数获得。可以看出，八杯扩展模式误差最高，说明未知杯体和边界频率重叠对模板匹配策略影响最为明显；基础识别与识别</w:t>
      </w:r>
      <w:r>
        <w:rPr>
          <w:rFonts w:hint="eastAsia"/>
          <w:sz w:val="24"/>
        </w:rPr>
        <w:t>驱动喇叭</w:t>
      </w:r>
      <w:r>
        <w:rPr>
          <w:sz w:val="24"/>
        </w:rPr>
        <w:t>模式的误差均控制在</w:t>
      </w:r>
      <w:r>
        <w:rPr>
          <w:sz w:val="24"/>
        </w:rPr>
        <w:t xml:space="preserve"> 6% </w:t>
      </w:r>
      <w:r>
        <w:rPr>
          <w:sz w:val="24"/>
        </w:rPr>
        <w:t>左右，表明当前方案已具备较好的演示稳定性。</w:t>
      </w:r>
    </w:p>
    <w:p w14:paraId="4650BD3F" w14:textId="77777777" w:rsidR="007B0BC4" w:rsidRDefault="00000000">
      <w:pPr>
        <w:jc w:val="center"/>
      </w:pPr>
      <w:r>
        <w:rPr>
          <w:noProof/>
        </w:rPr>
        <w:drawing>
          <wp:inline distT="0" distB="0" distL="114300" distR="114300" wp14:anchorId="6427799E" wp14:editId="59719D6E">
            <wp:extent cx="5503545" cy="2879725"/>
            <wp:effectExtent l="0" t="0" r="190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1"/>
                    <a:stretch>
                      <a:fillRect/>
                    </a:stretch>
                  </pic:blipFill>
                  <pic:spPr>
                    <a:xfrm>
                      <a:off x="0" y="0"/>
                      <a:ext cx="5503545" cy="2879725"/>
                    </a:xfrm>
                    <a:prstGeom prst="rect">
                      <a:avLst/>
                    </a:prstGeom>
                  </pic:spPr>
                </pic:pic>
              </a:graphicData>
            </a:graphic>
          </wp:inline>
        </w:drawing>
      </w:r>
    </w:p>
    <w:p w14:paraId="2278FB72" w14:textId="77777777" w:rsidR="007B0BC4" w:rsidRDefault="00000000">
      <w:pPr>
        <w:jc w:val="center"/>
      </w:pPr>
      <w:r>
        <w:t>图</w:t>
      </w:r>
      <w:r>
        <w:t>5-</w:t>
      </w:r>
      <w:r>
        <w:rPr>
          <w:rFonts w:hint="eastAsia"/>
        </w:rPr>
        <w:t>5</w:t>
      </w:r>
      <w:r>
        <w:t xml:space="preserve"> </w:t>
      </w:r>
      <w:r>
        <w:t>不同工作模式下的误差率统计曲线</w:t>
      </w:r>
    </w:p>
    <w:p w14:paraId="16530AED" w14:textId="77777777" w:rsidR="007B0BC4" w:rsidRDefault="007B0BC4"/>
    <w:p w14:paraId="0AD6D6A8" w14:textId="77777777" w:rsidR="007B0BC4" w:rsidRDefault="007B0BC4"/>
    <w:p w14:paraId="6EF5931E" w14:textId="77777777" w:rsidR="007B0BC4" w:rsidRDefault="007B0BC4"/>
    <w:p w14:paraId="5E19C68E" w14:textId="77777777" w:rsidR="007B0BC4" w:rsidRDefault="00000000">
      <w:pPr>
        <w:spacing w:line="360" w:lineRule="auto"/>
        <w:ind w:firstLine="420"/>
        <w:rPr>
          <w:sz w:val="24"/>
        </w:rPr>
        <w:sectPr w:rsidR="007B0BC4">
          <w:pgSz w:w="11906" w:h="16838"/>
          <w:pgMar w:top="1440" w:right="1800" w:bottom="1440" w:left="1800" w:header="851" w:footer="992" w:gutter="0"/>
          <w:cols w:space="425"/>
          <w:docGrid w:type="lines" w:linePitch="312"/>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r>
        <w:rPr>
          <w:rFonts w:hint="eastAsia"/>
          <w:sz w:val="24"/>
          <w:vertAlign w:val="superscript"/>
        </w:rPr>
        <w:fldChar w:fldCharType="begin"/>
      </w:r>
      <w:r>
        <w:instrText xml:space="preserve"> REF _Ref24126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[12]</w:t>
      </w:r>
      <w:r>
        <w:rPr>
          <w:rFonts w:hint="eastAsia"/>
          <w:sz w:val="24"/>
          <w:vertAlign w:val="superscript"/>
        </w:rPr>
        <w:fldChar w:fldCharType="end"/>
      </w:r>
      <w:r>
        <w:rPr>
          <w:rFonts w:hint="eastAsia"/>
          <w:sz w:val="24"/>
        </w:rPr>
        <w:t>。</w:t>
      </w:r>
    </w:p>
    <w:p w14:paraId="1DE31BB7" w14:textId="77777777" w:rsidR="007B0BC4" w:rsidRDefault="00000000">
      <w:pPr>
        <w:tabs>
          <w:tab w:val="left" w:pos="0"/>
        </w:tabs>
        <w:spacing w:line="360" w:lineRule="auto"/>
        <w:jc w:val="center"/>
        <w:outlineLvl w:val="0"/>
        <w:rPr>
          <w:rFonts w:cs="黑体"/>
          <w:b/>
          <w:bCs/>
          <w:sz w:val="30"/>
          <w:szCs w:val="30"/>
        </w:rPr>
      </w:pPr>
      <w:bookmarkStart w:id="96" w:name="_Toc19548"/>
      <w:r>
        <w:rPr>
          <w:rFonts w:cs="黑体" w:hint="eastAsia"/>
          <w:b/>
          <w:bCs/>
          <w:sz w:val="30"/>
          <w:szCs w:val="30"/>
        </w:rPr>
        <w:lastRenderedPageBreak/>
        <w:t>第</w:t>
      </w:r>
      <w:r>
        <w:rPr>
          <w:rFonts w:cs="黑体" w:hint="eastAsia"/>
          <w:b/>
          <w:bCs/>
          <w:sz w:val="30"/>
          <w:szCs w:val="30"/>
        </w:rPr>
        <w:t>6</w:t>
      </w:r>
      <w:r>
        <w:rPr>
          <w:rFonts w:cs="黑体" w:hint="eastAsia"/>
          <w:b/>
          <w:bCs/>
          <w:sz w:val="30"/>
          <w:szCs w:val="30"/>
        </w:rPr>
        <w:t>章</w:t>
      </w:r>
      <w:r>
        <w:rPr>
          <w:rFonts w:cs="黑体" w:hint="eastAsia"/>
          <w:b/>
          <w:bCs/>
          <w:sz w:val="30"/>
          <w:szCs w:val="30"/>
        </w:rPr>
        <w:t xml:space="preserve"> </w:t>
      </w:r>
      <w:r>
        <w:rPr>
          <w:rFonts w:cs="黑体" w:hint="eastAsia"/>
          <w:b/>
          <w:bCs/>
          <w:sz w:val="30"/>
          <w:szCs w:val="30"/>
        </w:rPr>
        <w:t>总结与展望</w:t>
      </w:r>
      <w:bookmarkEnd w:id="96"/>
    </w:p>
    <w:p w14:paraId="2CAB0510" w14:textId="77777777" w:rsidR="007B0BC4" w:rsidRDefault="007B0BC4">
      <w:pPr>
        <w:spacing w:line="360" w:lineRule="auto"/>
        <w:rPr>
          <w:sz w:val="24"/>
        </w:rPr>
      </w:pPr>
    </w:p>
    <w:p w14:paraId="37EDF887" w14:textId="77777777" w:rsidR="007B0BC4" w:rsidRDefault="00000000">
      <w:pPr>
        <w:pStyle w:val="aa"/>
        <w:numPr>
          <w:ilvl w:val="1"/>
          <w:numId w:val="0"/>
        </w:numPr>
        <w:tabs>
          <w:tab w:val="left" w:pos="0"/>
        </w:tabs>
        <w:spacing w:line="360" w:lineRule="auto"/>
        <w:outlineLvl w:val="1"/>
        <w:rPr>
          <w:rFonts w:asciiTheme="majorEastAsia" w:eastAsiaTheme="majorEastAsia" w:hAnsiTheme="majorEastAsia" w:cs="黑体" w:hint="eastAsia"/>
          <w:b/>
          <w:bCs/>
          <w:sz w:val="30"/>
          <w:szCs w:val="30"/>
        </w:rPr>
      </w:pPr>
      <w:bookmarkStart w:id="97" w:name="_Toc16333"/>
      <w:r>
        <w:rPr>
          <w:rFonts w:asciiTheme="majorEastAsia" w:eastAsiaTheme="majorEastAsia" w:hAnsiTheme="majorEastAsia" w:cs="黑体"/>
          <w:b/>
          <w:bCs/>
          <w:sz w:val="30"/>
          <w:szCs w:val="30"/>
        </w:rPr>
        <w:t>第</w:t>
      </w:r>
      <w:r>
        <w:rPr>
          <w:rFonts w:asciiTheme="majorEastAsia" w:eastAsiaTheme="majorEastAsia" w:hAnsiTheme="majorEastAsia" w:cs="黑体" w:hint="eastAsia"/>
          <w:b/>
          <w:bCs/>
          <w:sz w:val="30"/>
          <w:szCs w:val="30"/>
        </w:rPr>
        <w:t>6</w:t>
      </w:r>
      <w:r>
        <w:rPr>
          <w:rFonts w:asciiTheme="majorEastAsia" w:eastAsiaTheme="majorEastAsia" w:hAnsiTheme="majorEastAsia" w:cs="黑体"/>
          <w:b/>
          <w:bCs/>
          <w:sz w:val="30"/>
          <w:szCs w:val="30"/>
        </w:rPr>
        <w:t>.1节</w:t>
      </w:r>
      <w:r>
        <w:rPr>
          <w:rFonts w:asciiTheme="majorEastAsia" w:eastAsiaTheme="majorEastAsia" w:hAnsiTheme="majorEastAsia" w:cs="黑体" w:hint="eastAsia"/>
          <w:b/>
          <w:bCs/>
          <w:sz w:val="30"/>
          <w:szCs w:val="30"/>
        </w:rPr>
        <w:t xml:space="preserve"> 研究工作总结</w:t>
      </w:r>
      <w:bookmarkEnd w:id="97"/>
    </w:p>
    <w:p w14:paraId="3F6411FC"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7D12BA33" w14:textId="77777777" w:rsidR="007B0BC4" w:rsidRDefault="00000000">
      <w:pPr>
        <w:spacing w:line="360" w:lineRule="auto"/>
        <w:ind w:firstLine="420"/>
        <w:rPr>
          <w:sz w:val="24"/>
        </w:rPr>
      </w:pPr>
      <w:r>
        <w:rPr>
          <w:rFonts w:hint="eastAsia"/>
          <w:sz w:val="24"/>
        </w:rPr>
        <w:t>本项目研制了一款基于</w:t>
      </w:r>
      <w:r>
        <w:rPr>
          <w:rFonts w:hint="eastAsia"/>
          <w:sz w:val="24"/>
        </w:rPr>
        <w:t xml:space="preserve"> STM32H7 </w:t>
      </w:r>
      <w:r>
        <w:rPr>
          <w:rFonts w:hint="eastAsia"/>
          <w:sz w:val="24"/>
        </w:rPr>
        <w:t>高性能控制器的玻璃杯声学识别与演奏系统。</w:t>
      </w:r>
    </w:p>
    <w:p w14:paraId="527E2592" w14:textId="77777777" w:rsidR="007B0BC4" w:rsidRDefault="00000000">
      <w:pPr>
        <w:spacing w:line="360" w:lineRule="auto"/>
        <w:ind w:firstLine="420"/>
        <w:rPr>
          <w:sz w:val="24"/>
        </w:rPr>
      </w:pPr>
      <w:r>
        <w:rPr>
          <w:rFonts w:hint="eastAsia"/>
          <w:sz w:val="24"/>
        </w:rPr>
        <w:t>在硬件架构上，针对微弱声学信号易受干扰的痛点，通过联合调试</w:t>
      </w:r>
      <w:r>
        <w:rPr>
          <w:rFonts w:hint="eastAsia"/>
          <w:sz w:val="24"/>
        </w:rPr>
        <w:t xml:space="preserve"> MAX9814 </w:t>
      </w:r>
      <w:r>
        <w:rPr>
          <w:rFonts w:hint="eastAsia"/>
          <w:sz w:val="24"/>
        </w:rPr>
        <w:t>与</w:t>
      </w:r>
      <w:r>
        <w:rPr>
          <w:rFonts w:hint="eastAsia"/>
          <w:sz w:val="24"/>
        </w:rPr>
        <w:t xml:space="preserve"> PGA117</w:t>
      </w:r>
      <w:r>
        <w:rPr>
          <w:rFonts w:hint="eastAsia"/>
          <w:sz w:val="24"/>
        </w:rPr>
        <w:t>，构建了具备多级增益可调的模拟前端，成功解决了信号在不同敲击力度下的削波或过小问题，确保了</w:t>
      </w:r>
      <w:r>
        <w:rPr>
          <w:rFonts w:hint="eastAsia"/>
          <w:sz w:val="24"/>
        </w:rPr>
        <w:t xml:space="preserve"> ADC </w:t>
      </w:r>
      <w:r>
        <w:rPr>
          <w:rFonts w:hint="eastAsia"/>
          <w:sz w:val="24"/>
        </w:rPr>
        <w:t>采集动态范围的最大化。</w:t>
      </w:r>
    </w:p>
    <w:p w14:paraId="4C74335F" w14:textId="77777777" w:rsidR="007B0BC4" w:rsidRDefault="00000000">
      <w:pPr>
        <w:spacing w:line="360" w:lineRule="auto"/>
        <w:ind w:firstLine="420"/>
        <w:rPr>
          <w:sz w:val="24"/>
        </w:rPr>
      </w:pPr>
      <w:r>
        <w:rPr>
          <w:rFonts w:hint="eastAsia"/>
          <w:sz w:val="24"/>
        </w:rPr>
        <w:t>在算法实现上，利用</w:t>
      </w:r>
      <w:r>
        <w:rPr>
          <w:rFonts w:hint="eastAsia"/>
          <w:sz w:val="24"/>
        </w:rPr>
        <w:t xml:space="preserve"> ADC+DMA </w:t>
      </w:r>
      <w:r>
        <w:rPr>
          <w:rFonts w:hint="eastAsia"/>
          <w:sz w:val="24"/>
        </w:rPr>
        <w:t>循环缓存架构配合</w:t>
      </w:r>
      <w:r>
        <w:rPr>
          <w:rFonts w:hint="eastAsia"/>
          <w:sz w:val="24"/>
        </w:rPr>
        <w:t xml:space="preserve"> DSP </w:t>
      </w:r>
      <w:r>
        <w:rPr>
          <w:rFonts w:hint="eastAsia"/>
          <w:sz w:val="24"/>
        </w:rPr>
        <w:t>库进行快速傅里叶变换，实时提取信号的主峰频率特征。通过引入动态阈值与多模板匹配逻辑，大幅提升了在环境噪声下的判定准确率，实现了毫秒级的响应延迟。</w:t>
      </w:r>
    </w:p>
    <w:p w14:paraId="20E39B7B" w14:textId="77777777" w:rsidR="007B0BC4" w:rsidRDefault="00000000">
      <w:pPr>
        <w:spacing w:line="360" w:lineRule="auto"/>
        <w:ind w:firstLine="420"/>
        <w:rPr>
          <w:sz w:val="24"/>
        </w:rPr>
      </w:pPr>
      <w:r>
        <w:rPr>
          <w:rFonts w:hint="eastAsia"/>
          <w:sz w:val="24"/>
        </w:rPr>
        <w:t>在功能集成方面，系统打通了从底层信号采集、频域分析到串口屏状态显示、</w:t>
      </w:r>
      <w:r>
        <w:rPr>
          <w:rFonts w:hint="eastAsia"/>
          <w:sz w:val="24"/>
        </w:rPr>
        <w:t xml:space="preserve">TPA3138 </w:t>
      </w:r>
      <w:r>
        <w:rPr>
          <w:rFonts w:hint="eastAsia"/>
          <w:sz w:val="24"/>
        </w:rPr>
        <w:t>伴音反馈的全链路闭环。实测表明，系统在杯号学习模式下具备良好的鲁棒性，能够精准驱动自动演奏逻辑。多次系统级压力测试验证了该方案在高采样率下的运行稳定性，相关软硬件设计具有极高的复现价值与工程参考性。</w:t>
      </w:r>
    </w:p>
    <w:p w14:paraId="56D07A99" w14:textId="77777777" w:rsidR="007B0BC4" w:rsidRDefault="007B0BC4">
      <w:pPr>
        <w:spacing w:line="360" w:lineRule="auto"/>
        <w:rPr>
          <w:sz w:val="24"/>
        </w:rPr>
      </w:pPr>
    </w:p>
    <w:p w14:paraId="16FC3346" w14:textId="77777777" w:rsidR="007B0BC4" w:rsidRDefault="00000000">
      <w:pPr>
        <w:tabs>
          <w:tab w:val="left" w:pos="0"/>
        </w:tabs>
        <w:spacing w:line="360" w:lineRule="auto"/>
        <w:outlineLvl w:val="1"/>
        <w:rPr>
          <w:rFonts w:asciiTheme="majorEastAsia" w:eastAsiaTheme="majorEastAsia" w:hAnsiTheme="majorEastAsia" w:cs="黑体" w:hint="eastAsia"/>
          <w:b/>
          <w:bCs/>
          <w:sz w:val="30"/>
          <w:szCs w:val="30"/>
        </w:rPr>
      </w:pPr>
      <w:bookmarkStart w:id="98" w:name="_Toc22145"/>
      <w:r>
        <w:rPr>
          <w:rFonts w:asciiTheme="majorEastAsia" w:eastAsiaTheme="majorEastAsia" w:hAnsiTheme="majorEastAsia" w:cs="黑体" w:hint="eastAsia"/>
          <w:b/>
          <w:bCs/>
          <w:sz w:val="30"/>
          <w:szCs w:val="30"/>
        </w:rPr>
        <w:t>第6.2节 研究工作展望</w:t>
      </w:r>
      <w:bookmarkEnd w:id="98"/>
    </w:p>
    <w:p w14:paraId="6447C949" w14:textId="77777777" w:rsidR="007B0BC4" w:rsidRDefault="007B0BC4">
      <w:pPr>
        <w:tabs>
          <w:tab w:val="left" w:pos="0"/>
        </w:tabs>
        <w:spacing w:line="360" w:lineRule="auto"/>
        <w:rPr>
          <w:rFonts w:asciiTheme="majorEastAsia" w:eastAsiaTheme="majorEastAsia" w:hAnsiTheme="majorEastAsia" w:cs="黑体" w:hint="eastAsia"/>
          <w:b/>
          <w:bCs/>
          <w:sz w:val="30"/>
          <w:szCs w:val="30"/>
        </w:rPr>
      </w:pPr>
    </w:p>
    <w:p w14:paraId="3101F2F3" w14:textId="77777777" w:rsidR="007B0BC4" w:rsidRDefault="00000000">
      <w:pPr>
        <w:spacing w:line="360" w:lineRule="auto"/>
        <w:ind w:firstLine="420"/>
        <w:rPr>
          <w:sz w:val="24"/>
        </w:rPr>
      </w:pPr>
      <w:r>
        <w:rPr>
          <w:rFonts w:hint="eastAsia"/>
          <w:sz w:val="24"/>
        </w:rPr>
        <w:t>系统采用常见模块搭建，便于采购与替换，主控引脚分配与软件模块划分较为规整，适合后续扩展。</w:t>
      </w:r>
    </w:p>
    <w:p w14:paraId="32D230AA" w14:textId="77777777" w:rsidR="007B0BC4" w:rsidRDefault="00000000">
      <w:pPr>
        <w:spacing w:line="360" w:lineRule="auto"/>
        <w:ind w:firstLine="420"/>
        <w:rPr>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r>
        <w:rPr>
          <w:rFonts w:hint="eastAsia"/>
          <w:sz w:val="24"/>
          <w:vertAlign w:val="superscript"/>
        </w:rPr>
        <w:fldChar w:fldCharType="begin"/>
      </w:r>
      <w:r>
        <w:instrText xml:space="preserve"> REF _Ref23963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[9]</w:t>
      </w:r>
      <w:r>
        <w:rPr>
          <w:rFonts w:hint="eastAsia"/>
          <w:sz w:val="24"/>
          <w:vertAlign w:val="superscript"/>
        </w:rPr>
        <w:fldChar w:fldCharType="end"/>
      </w:r>
      <w:r>
        <w:rPr>
          <w:rFonts w:hint="eastAsia"/>
          <w:sz w:val="24"/>
          <w:vertAlign w:val="superscript"/>
        </w:rPr>
        <w:fldChar w:fldCharType="begin"/>
      </w:r>
      <w:r>
        <w:rPr>
          <w:sz w:val="24"/>
          <w:vertAlign w:val="superscript"/>
        </w:rPr>
        <w:instrText xml:space="preserve"> REF _Ref24499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44A1C22C" w14:textId="77777777" w:rsidR="007B0BC4" w:rsidRDefault="00000000">
      <w:pPr>
        <w:spacing w:line="360" w:lineRule="auto"/>
        <w:ind w:firstLine="420"/>
        <w:rPr>
          <w:sz w:val="24"/>
        </w:rPr>
      </w:pPr>
      <w:r>
        <w:rPr>
          <w:rFonts w:hint="eastAsia"/>
          <w:sz w:val="24"/>
        </w:rPr>
        <w:t>后续研究可从算法、硬件和应用三个方向展开。在算法方面，可尝试引入多特征联合判定、自适应阈值更新和更细粒度的频谱特征分析方法，以降低单一主</w:t>
      </w:r>
      <w:r>
        <w:rPr>
          <w:rFonts w:hint="eastAsia"/>
          <w:sz w:val="24"/>
        </w:rPr>
        <w:lastRenderedPageBreak/>
        <w:t>频匹配对环境扰动的敏感性；在硬件方面，可进一步优化前端滤波、电源布局和模块集成，提升系统抗噪能力和小型化水平；在应用方面，可将该方案拓展至更多互动式声学实验、智能教具或创客展示场景</w:t>
      </w:r>
      <w:r>
        <w:rPr>
          <w:rFonts w:hint="eastAsia"/>
          <w:sz w:val="24"/>
          <w:vertAlign w:val="superscript"/>
        </w:rPr>
        <w:fldChar w:fldCharType="begin"/>
      </w:r>
      <w:r>
        <w:instrText xml:space="preserve"> REF _Ref11600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[5]</w:t>
      </w:r>
      <w:r>
        <w:rPr>
          <w:rFonts w:hint="eastAsia"/>
          <w:sz w:val="24"/>
          <w:vertAlign w:val="superscript"/>
        </w:rPr>
        <w:fldChar w:fldCharType="end"/>
      </w:r>
      <w:r>
        <w:rPr>
          <w:rFonts w:hint="eastAsia"/>
          <w:sz w:val="24"/>
          <w:vertAlign w:val="superscript"/>
        </w:rPr>
        <w:fldChar w:fldCharType="begin"/>
      </w:r>
      <w:r>
        <w:rPr>
          <w:sz w:val="24"/>
          <w:vertAlign w:val="superscript"/>
        </w:rPr>
        <w:instrText xml:space="preserve"> REF _Ref24012 \r \h  \* MERGEFORMAT</w:instrText>
      </w:r>
      <w:r>
        <w:rPr>
          <w:rFonts w:hint="eastAsia"/>
          <w:sz w:val="24"/>
          <w:vertAlign w:val="superscript"/>
        </w:rPr>
      </w:r>
      <w:r>
        <w:rPr>
          <w:rFonts w:hint="eastAsia"/>
          <w:sz w:val="24"/>
          <w:vertAlign w:val="superscript"/>
        </w:rPr>
        <w:fldChar w:fldCharType="separate"/>
      </w:r>
      <w:r>
        <w:rPr>
          <w:rFonts w:hint="eastAsia"/>
          <w:sz w:val="24"/>
          <w:vertAlign w:val="superscript"/>
        </w:rPr>
        <w:t>[15]</w:t>
      </w:r>
      <w:r>
        <w:rPr>
          <w:rFonts w:hint="eastAsia"/>
          <w:sz w:val="24"/>
          <w:vertAlign w:val="superscript"/>
        </w:rPr>
        <w:fldChar w:fldCharType="end"/>
      </w:r>
      <w:r>
        <w:rPr>
          <w:rFonts w:hint="eastAsia"/>
          <w:sz w:val="24"/>
        </w:rPr>
        <w:t>。</w:t>
      </w:r>
    </w:p>
    <w:p w14:paraId="0CA2F8B7" w14:textId="77777777" w:rsidR="007B0BC4" w:rsidRDefault="00000000">
      <w:pPr>
        <w:spacing w:line="360" w:lineRule="auto"/>
        <w:ind w:firstLine="420"/>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r>
        <w:br w:type="page"/>
      </w:r>
    </w:p>
    <w:p w14:paraId="632C3914" w14:textId="77777777" w:rsidR="007B0BC4" w:rsidRDefault="00000000">
      <w:pPr>
        <w:spacing w:line="360" w:lineRule="auto"/>
        <w:jc w:val="center"/>
        <w:outlineLvl w:val="0"/>
        <w:rPr>
          <w:rFonts w:asciiTheme="majorEastAsia" w:eastAsiaTheme="majorEastAsia" w:hAnsiTheme="majorEastAsia" w:cs="黑体" w:hint="eastAsia"/>
          <w:b/>
          <w:bCs/>
          <w:sz w:val="30"/>
          <w:szCs w:val="30"/>
        </w:rPr>
      </w:pPr>
      <w:bookmarkStart w:id="99" w:name="_Toc20352"/>
      <w:bookmarkStart w:id="100" w:name="_Toc32500"/>
      <w:bookmarkStart w:id="101" w:name="_Toc4991"/>
      <w:r>
        <w:rPr>
          <w:rFonts w:asciiTheme="majorEastAsia" w:eastAsiaTheme="majorEastAsia" w:hAnsiTheme="majorEastAsia" w:cs="黑体" w:hint="eastAsia"/>
          <w:b/>
          <w:bCs/>
          <w:sz w:val="30"/>
          <w:szCs w:val="30"/>
        </w:rPr>
        <w:lastRenderedPageBreak/>
        <w:t>参考文献</w:t>
      </w:r>
      <w:bookmarkEnd w:id="99"/>
      <w:bookmarkEnd w:id="100"/>
      <w:bookmarkEnd w:id="101"/>
    </w:p>
    <w:p w14:paraId="3296A1BD" w14:textId="77777777" w:rsidR="007B0BC4" w:rsidRDefault="00000000">
      <w:pPr>
        <w:pStyle w:val="aa"/>
        <w:numPr>
          <w:ilvl w:val="0"/>
          <w:numId w:val="1"/>
        </w:numPr>
        <w:spacing w:line="360" w:lineRule="auto"/>
        <w:ind w:left="340" w:firstLineChars="0" w:hanging="340"/>
        <w:rPr>
          <w:sz w:val="24"/>
          <w:szCs w:val="21"/>
        </w:rPr>
      </w:pPr>
      <w:bookmarkStart w:id="102" w:name="_Ref11417"/>
      <w:r>
        <w:rPr>
          <w:sz w:val="24"/>
        </w:rPr>
        <w:t>杨烁祯</w:t>
      </w:r>
      <w:r>
        <w:rPr>
          <w:sz w:val="24"/>
        </w:rPr>
        <w:t xml:space="preserve">, </w:t>
      </w:r>
      <w:r>
        <w:rPr>
          <w:sz w:val="24"/>
        </w:rPr>
        <w:t>张珑</w:t>
      </w:r>
      <w:r>
        <w:rPr>
          <w:sz w:val="24"/>
        </w:rPr>
        <w:t xml:space="preserve">, </w:t>
      </w:r>
      <w:r>
        <w:rPr>
          <w:sz w:val="24"/>
        </w:rPr>
        <w:t>王建华</w:t>
      </w:r>
      <w:r>
        <w:rPr>
          <w:sz w:val="24"/>
        </w:rPr>
        <w:t xml:space="preserve">, </w:t>
      </w:r>
      <w:r>
        <w:rPr>
          <w:sz w:val="24"/>
        </w:rPr>
        <w:t>张恒远</w:t>
      </w:r>
      <w:r>
        <w:rPr>
          <w:sz w:val="24"/>
        </w:rPr>
        <w:t xml:space="preserve">. </w:t>
      </w:r>
      <w:r>
        <w:rPr>
          <w:sz w:val="24"/>
        </w:rPr>
        <w:t>声音事件检测综述</w:t>
      </w:r>
      <w:r>
        <w:rPr>
          <w:sz w:val="24"/>
        </w:rPr>
        <w:t xml:space="preserve">[J]. </w:t>
      </w:r>
      <w:r>
        <w:rPr>
          <w:sz w:val="24"/>
        </w:rPr>
        <w:t>广西师范大学学报</w:t>
      </w:r>
      <w:r>
        <w:rPr>
          <w:sz w:val="24"/>
        </w:rPr>
        <w:t>(</w:t>
      </w:r>
      <w:r>
        <w:rPr>
          <w:sz w:val="24"/>
        </w:rPr>
        <w:t>自然科学版</w:t>
      </w:r>
      <w:r>
        <w:rPr>
          <w:sz w:val="24"/>
        </w:rPr>
        <w:t>), 2023, 41(2): 1-18.</w:t>
      </w:r>
      <w:bookmarkEnd w:id="102"/>
    </w:p>
    <w:p w14:paraId="57C79199" w14:textId="77777777" w:rsidR="007B0BC4" w:rsidRDefault="00000000">
      <w:pPr>
        <w:pStyle w:val="aa"/>
        <w:numPr>
          <w:ilvl w:val="0"/>
          <w:numId w:val="1"/>
        </w:numPr>
        <w:spacing w:line="360" w:lineRule="auto"/>
        <w:ind w:left="340" w:firstLineChars="0" w:hanging="340"/>
        <w:rPr>
          <w:sz w:val="24"/>
          <w:szCs w:val="21"/>
        </w:rPr>
      </w:pPr>
      <w:bookmarkStart w:id="103" w:name="_Ref11159"/>
      <w:r>
        <w:rPr>
          <w:sz w:val="24"/>
        </w:rPr>
        <w:t>李晓飞</w:t>
      </w:r>
      <w:r>
        <w:rPr>
          <w:sz w:val="24"/>
        </w:rPr>
        <w:t xml:space="preserve">, </w:t>
      </w:r>
      <w:r>
        <w:rPr>
          <w:sz w:val="24"/>
        </w:rPr>
        <w:t>刘宏</w:t>
      </w:r>
      <w:r>
        <w:rPr>
          <w:sz w:val="24"/>
        </w:rPr>
        <w:t xml:space="preserve">. </w:t>
      </w:r>
      <w:r>
        <w:rPr>
          <w:sz w:val="24"/>
        </w:rPr>
        <w:t>机器人听觉声源定位研究综述</w:t>
      </w:r>
      <w:r>
        <w:rPr>
          <w:sz w:val="24"/>
        </w:rPr>
        <w:t xml:space="preserve">[J]. </w:t>
      </w:r>
      <w:r>
        <w:rPr>
          <w:sz w:val="24"/>
        </w:rPr>
        <w:t>智能系统学报</w:t>
      </w:r>
      <w:r>
        <w:rPr>
          <w:sz w:val="24"/>
        </w:rPr>
        <w:t>, 2012, 7(1): 9-20.</w:t>
      </w:r>
      <w:bookmarkEnd w:id="103"/>
    </w:p>
    <w:p w14:paraId="1E296E6E" w14:textId="77777777" w:rsidR="007B0BC4" w:rsidRDefault="00000000">
      <w:pPr>
        <w:pStyle w:val="aa"/>
        <w:numPr>
          <w:ilvl w:val="0"/>
          <w:numId w:val="1"/>
        </w:numPr>
        <w:spacing w:line="360" w:lineRule="auto"/>
        <w:ind w:left="340" w:firstLineChars="0" w:hanging="340"/>
        <w:rPr>
          <w:sz w:val="24"/>
          <w:szCs w:val="21"/>
        </w:rPr>
      </w:pPr>
      <w:bookmarkStart w:id="104" w:name="_Ref22937"/>
      <w:r>
        <w:rPr>
          <w:sz w:val="24"/>
        </w:rPr>
        <w:t>薛珊</w:t>
      </w:r>
      <w:r>
        <w:rPr>
          <w:sz w:val="24"/>
        </w:rPr>
        <w:t xml:space="preserve">, </w:t>
      </w:r>
      <w:r>
        <w:rPr>
          <w:sz w:val="24"/>
        </w:rPr>
        <w:t>李广青</w:t>
      </w:r>
      <w:r>
        <w:rPr>
          <w:sz w:val="24"/>
        </w:rPr>
        <w:t xml:space="preserve">, </w:t>
      </w:r>
      <w:r>
        <w:rPr>
          <w:sz w:val="24"/>
        </w:rPr>
        <w:t>吕琼莹</w:t>
      </w:r>
      <w:r>
        <w:rPr>
          <w:sz w:val="24"/>
        </w:rPr>
        <w:t xml:space="preserve">, </w:t>
      </w:r>
      <w:r>
        <w:rPr>
          <w:sz w:val="24"/>
        </w:rPr>
        <w:t>毛逸维</w:t>
      </w:r>
      <w:r>
        <w:rPr>
          <w:sz w:val="24"/>
        </w:rPr>
        <w:t xml:space="preserve">. </w:t>
      </w:r>
      <w:r>
        <w:rPr>
          <w:sz w:val="24"/>
        </w:rPr>
        <w:t>基于卷积神经网络的反无人机系统声音识别方法</w:t>
      </w:r>
      <w:r>
        <w:rPr>
          <w:sz w:val="24"/>
        </w:rPr>
        <w:t xml:space="preserve">[J]. </w:t>
      </w:r>
      <w:r>
        <w:rPr>
          <w:sz w:val="24"/>
        </w:rPr>
        <w:t>工程科学学报</w:t>
      </w:r>
      <w:r>
        <w:rPr>
          <w:sz w:val="24"/>
        </w:rPr>
        <w:t>, 2020, 42(11): 1516-1524.</w:t>
      </w:r>
      <w:bookmarkEnd w:id="104"/>
    </w:p>
    <w:p w14:paraId="367E2F41" w14:textId="77777777" w:rsidR="007B0BC4" w:rsidRDefault="00000000">
      <w:pPr>
        <w:pStyle w:val="aa"/>
        <w:numPr>
          <w:ilvl w:val="0"/>
          <w:numId w:val="1"/>
        </w:numPr>
        <w:spacing w:line="360" w:lineRule="auto"/>
        <w:ind w:left="340" w:firstLineChars="0" w:hanging="340"/>
        <w:rPr>
          <w:sz w:val="24"/>
          <w:szCs w:val="21"/>
        </w:rPr>
      </w:pPr>
      <w:bookmarkStart w:id="105" w:name="_Ref11557"/>
      <w:r>
        <w:rPr>
          <w:sz w:val="24"/>
        </w:rPr>
        <w:t>王恬</w:t>
      </w:r>
      <w:r>
        <w:rPr>
          <w:sz w:val="24"/>
        </w:rPr>
        <w:t xml:space="preserve">, </w:t>
      </w:r>
      <w:r>
        <w:rPr>
          <w:sz w:val="24"/>
        </w:rPr>
        <w:t>朱晨阳</w:t>
      </w:r>
      <w:r>
        <w:rPr>
          <w:sz w:val="24"/>
        </w:rPr>
        <w:t xml:space="preserve">, </w:t>
      </w:r>
      <w:r>
        <w:rPr>
          <w:sz w:val="24"/>
        </w:rPr>
        <w:t>李圣辰</w:t>
      </w:r>
      <w:r>
        <w:rPr>
          <w:sz w:val="24"/>
        </w:rPr>
        <w:t xml:space="preserve">, </w:t>
      </w:r>
      <w:r>
        <w:rPr>
          <w:sz w:val="24"/>
        </w:rPr>
        <w:t>邵曦</w:t>
      </w:r>
      <w:r>
        <w:rPr>
          <w:sz w:val="24"/>
        </w:rPr>
        <w:t xml:space="preserve">. </w:t>
      </w:r>
      <w:r>
        <w:rPr>
          <w:sz w:val="24"/>
        </w:rPr>
        <w:t>基于多尺度条带卷积注意的声音事件检测</w:t>
      </w:r>
      <w:r>
        <w:rPr>
          <w:sz w:val="24"/>
        </w:rPr>
        <w:t xml:space="preserve">[J]. </w:t>
      </w:r>
      <w:r>
        <w:rPr>
          <w:sz w:val="24"/>
        </w:rPr>
        <w:t>智能计算机与应用</w:t>
      </w:r>
      <w:r>
        <w:rPr>
          <w:sz w:val="24"/>
        </w:rPr>
        <w:t>, 2025, 15(2): 168-174.</w:t>
      </w:r>
      <w:bookmarkEnd w:id="105"/>
    </w:p>
    <w:p w14:paraId="21E79A6B" w14:textId="77777777" w:rsidR="007B0BC4" w:rsidRDefault="00000000">
      <w:pPr>
        <w:pStyle w:val="aa"/>
        <w:numPr>
          <w:ilvl w:val="0"/>
          <w:numId w:val="1"/>
        </w:numPr>
        <w:spacing w:line="360" w:lineRule="auto"/>
        <w:ind w:left="340" w:firstLineChars="0" w:hanging="340"/>
        <w:rPr>
          <w:sz w:val="24"/>
          <w:szCs w:val="21"/>
        </w:rPr>
      </w:pPr>
      <w:bookmarkStart w:id="106" w:name="_Ref11600"/>
      <w:r>
        <w:rPr>
          <w:sz w:val="24"/>
        </w:rPr>
        <w:t>姜彦吉</w:t>
      </w:r>
      <w:r>
        <w:rPr>
          <w:sz w:val="24"/>
        </w:rPr>
        <w:t xml:space="preserve">, </w:t>
      </w:r>
      <w:r>
        <w:rPr>
          <w:sz w:val="24"/>
        </w:rPr>
        <w:t>郭丁旭</w:t>
      </w:r>
      <w:r>
        <w:rPr>
          <w:sz w:val="24"/>
        </w:rPr>
        <w:t xml:space="preserve">, </w:t>
      </w:r>
      <w:r>
        <w:rPr>
          <w:sz w:val="24"/>
        </w:rPr>
        <w:t>邱友利</w:t>
      </w:r>
      <w:r>
        <w:rPr>
          <w:sz w:val="24"/>
        </w:rPr>
        <w:t xml:space="preserve">, </w:t>
      </w:r>
      <w:r>
        <w:rPr>
          <w:sz w:val="24"/>
        </w:rPr>
        <w:t>董浩</w:t>
      </w:r>
      <w:r>
        <w:rPr>
          <w:sz w:val="24"/>
        </w:rPr>
        <w:t xml:space="preserve">. </w:t>
      </w:r>
      <w:r>
        <w:rPr>
          <w:sz w:val="24"/>
        </w:rPr>
        <w:t>基于图神经网络的交通场景声音事件检测</w:t>
      </w:r>
      <w:r>
        <w:rPr>
          <w:sz w:val="24"/>
        </w:rPr>
        <w:t xml:space="preserve">[J]. </w:t>
      </w:r>
      <w:r>
        <w:rPr>
          <w:sz w:val="24"/>
        </w:rPr>
        <w:t>信息与控制</w:t>
      </w:r>
      <w:r>
        <w:rPr>
          <w:sz w:val="24"/>
        </w:rPr>
        <w:t>, 2025, 54(3): 413-427.</w:t>
      </w:r>
      <w:bookmarkEnd w:id="106"/>
    </w:p>
    <w:p w14:paraId="4D1BD17D" w14:textId="77777777" w:rsidR="007B0BC4" w:rsidRDefault="00000000">
      <w:pPr>
        <w:pStyle w:val="aa"/>
        <w:numPr>
          <w:ilvl w:val="0"/>
          <w:numId w:val="1"/>
        </w:numPr>
        <w:spacing w:line="360" w:lineRule="auto"/>
        <w:ind w:left="340" w:firstLineChars="0" w:hanging="340"/>
        <w:rPr>
          <w:sz w:val="24"/>
          <w:szCs w:val="21"/>
        </w:rPr>
      </w:pPr>
      <w:bookmarkStart w:id="107" w:name="_Ref24257"/>
      <w:r>
        <w:rPr>
          <w:sz w:val="24"/>
          <w:szCs w:val="21"/>
        </w:rPr>
        <w:t>Cooley J W, Tukey J W. An Algorithm for the Machine Calculation of Complex Fourier Series[J]. Mathematics of Computation, 1965, 19(90): 297-301.</w:t>
      </w:r>
      <w:bookmarkEnd w:id="107"/>
    </w:p>
    <w:p w14:paraId="3F40815A" w14:textId="77777777" w:rsidR="007B0BC4" w:rsidRDefault="00000000">
      <w:pPr>
        <w:pStyle w:val="aa"/>
        <w:numPr>
          <w:ilvl w:val="0"/>
          <w:numId w:val="1"/>
        </w:numPr>
        <w:spacing w:line="360" w:lineRule="auto"/>
        <w:ind w:left="340" w:firstLineChars="0" w:hanging="340"/>
        <w:rPr>
          <w:sz w:val="24"/>
          <w:szCs w:val="21"/>
        </w:rPr>
      </w:pPr>
      <w:bookmarkStart w:id="108" w:name="_Ref24185"/>
      <w:r>
        <w:rPr>
          <w:sz w:val="24"/>
          <w:szCs w:val="21"/>
        </w:rPr>
        <w:t>Shannon C E. Communication in the Presence of Noise[J]. Proceedings of the IRE, 1949, 37(1): 10-21.</w:t>
      </w:r>
      <w:bookmarkEnd w:id="108"/>
    </w:p>
    <w:p w14:paraId="28AF247A" w14:textId="77777777" w:rsidR="007B0BC4" w:rsidRDefault="00000000">
      <w:pPr>
        <w:pStyle w:val="aa"/>
        <w:numPr>
          <w:ilvl w:val="0"/>
          <w:numId w:val="1"/>
        </w:numPr>
        <w:spacing w:line="360" w:lineRule="auto"/>
        <w:ind w:left="340" w:firstLineChars="0" w:hanging="340"/>
        <w:rPr>
          <w:sz w:val="24"/>
          <w:szCs w:val="21"/>
        </w:rPr>
      </w:pPr>
      <w:bookmarkStart w:id="109" w:name="_Ref24090"/>
      <w:r>
        <w:rPr>
          <w:sz w:val="24"/>
          <w:szCs w:val="21"/>
        </w:rPr>
        <w:t>Lin S, Liu N, Nazemi M, et al. FFT-Based Deep Learning Deployment in Embedded Systems[C]//Proceedings of the Design, Automation and Test in Europe Conference (DATE). Dresden, 2018.</w:t>
      </w:r>
      <w:bookmarkEnd w:id="109"/>
    </w:p>
    <w:p w14:paraId="62171A6F" w14:textId="77777777" w:rsidR="007B0BC4" w:rsidRDefault="00000000">
      <w:pPr>
        <w:pStyle w:val="aa"/>
        <w:numPr>
          <w:ilvl w:val="0"/>
          <w:numId w:val="1"/>
        </w:numPr>
        <w:spacing w:line="360" w:lineRule="auto"/>
        <w:ind w:left="340" w:firstLineChars="0" w:hanging="340"/>
        <w:rPr>
          <w:sz w:val="24"/>
          <w:szCs w:val="21"/>
        </w:rPr>
      </w:pPr>
      <w:bookmarkStart w:id="110" w:name="_Ref23963"/>
      <w:r>
        <w:rPr>
          <w:sz w:val="24"/>
          <w:szCs w:val="21"/>
        </w:rPr>
        <w:t>Chen Y, Guo Q, Liang X, et al. Environmental Sound Classification with Dilated Convolutions[J]. Applied Acoustics, 2019, 148: 123-132.</w:t>
      </w:r>
      <w:bookmarkEnd w:id="110"/>
    </w:p>
    <w:p w14:paraId="2B5E046B" w14:textId="77777777" w:rsidR="007B0BC4" w:rsidRDefault="00000000">
      <w:pPr>
        <w:pStyle w:val="aa"/>
        <w:numPr>
          <w:ilvl w:val="0"/>
          <w:numId w:val="1"/>
        </w:numPr>
        <w:spacing w:line="360" w:lineRule="auto"/>
        <w:ind w:left="340" w:firstLineChars="0" w:hanging="340"/>
        <w:rPr>
          <w:sz w:val="24"/>
          <w:szCs w:val="21"/>
        </w:rPr>
      </w:pPr>
      <w:bookmarkStart w:id="111" w:name="_Ref23970"/>
      <w:r>
        <w:rPr>
          <w:sz w:val="24"/>
          <w:szCs w:val="21"/>
        </w:rPr>
        <w:t>Zhang X, Zou Y, Wang W. LD-CNN: A Lightweight Dilated Convolutional Neural Network for Environmental Sound Classification[C]//2016 23rd International Conference on Pattern Recognition (ICPR). Cancun: IEEE, 2016.</w:t>
      </w:r>
      <w:bookmarkEnd w:id="111"/>
    </w:p>
    <w:p w14:paraId="50DC4C85" w14:textId="77777777" w:rsidR="007B0BC4" w:rsidRDefault="00000000">
      <w:pPr>
        <w:pStyle w:val="aa"/>
        <w:numPr>
          <w:ilvl w:val="0"/>
          <w:numId w:val="1"/>
        </w:numPr>
        <w:spacing w:line="360" w:lineRule="auto"/>
        <w:ind w:left="340" w:firstLineChars="0" w:hanging="340"/>
        <w:rPr>
          <w:sz w:val="24"/>
          <w:szCs w:val="21"/>
        </w:rPr>
      </w:pPr>
      <w:bookmarkStart w:id="112" w:name="_Ref24296"/>
      <w:r>
        <w:rPr>
          <w:sz w:val="24"/>
          <w:szCs w:val="21"/>
        </w:rPr>
        <w:t>Adavanne S, Parascandolo G, Pertilä P, et al. Sound Event Detection in Multichannel Audio Using Spatial and Harmonic Features[C]//Proceedings of the Detection and Classification of Acoustic Scenes and Events 2016 Workshop. Budapest, 2016.</w:t>
      </w:r>
      <w:bookmarkEnd w:id="112"/>
    </w:p>
    <w:p w14:paraId="2E706761" w14:textId="77777777" w:rsidR="007B0BC4" w:rsidRDefault="00000000">
      <w:pPr>
        <w:pStyle w:val="aa"/>
        <w:numPr>
          <w:ilvl w:val="0"/>
          <w:numId w:val="1"/>
        </w:numPr>
        <w:spacing w:line="360" w:lineRule="auto"/>
        <w:ind w:left="340" w:firstLineChars="0" w:hanging="340"/>
        <w:rPr>
          <w:sz w:val="24"/>
          <w:szCs w:val="21"/>
        </w:rPr>
      </w:pPr>
      <w:bookmarkStart w:id="113" w:name="_Ref24126"/>
      <w:r>
        <w:rPr>
          <w:sz w:val="24"/>
          <w:szCs w:val="21"/>
        </w:rPr>
        <w:t xml:space="preserve">Sandhan T, Sonowal S, Choi J Y. Audio Bank: A High-Level Acoustic Signal Representation for Audio Event Recognition[C]//2014 14th International </w:t>
      </w:r>
      <w:r>
        <w:rPr>
          <w:sz w:val="24"/>
          <w:szCs w:val="21"/>
        </w:rPr>
        <w:lastRenderedPageBreak/>
        <w:t>Conference on Control, Automation and Systems (ICCAS). Gyeonggi-do, 2014.</w:t>
      </w:r>
      <w:bookmarkEnd w:id="113"/>
    </w:p>
    <w:p w14:paraId="293ABEA5" w14:textId="77777777" w:rsidR="007B0BC4" w:rsidRDefault="00000000">
      <w:pPr>
        <w:pStyle w:val="aa"/>
        <w:numPr>
          <w:ilvl w:val="0"/>
          <w:numId w:val="1"/>
        </w:numPr>
        <w:spacing w:line="360" w:lineRule="auto"/>
        <w:ind w:left="340" w:firstLineChars="0" w:hanging="340"/>
        <w:rPr>
          <w:sz w:val="24"/>
          <w:szCs w:val="21"/>
        </w:rPr>
      </w:pPr>
      <w:bookmarkStart w:id="114" w:name="_Ref24499"/>
      <w:r>
        <w:rPr>
          <w:sz w:val="24"/>
          <w:szCs w:val="21"/>
        </w:rPr>
        <w:t>Meyer M, Cavigelli L, Thiele L. Efficient Convolutional Neural Network for Audio Event Detection[J/OL]. arXiv:1709.09888, 2017.</w:t>
      </w:r>
      <w:bookmarkEnd w:id="114"/>
    </w:p>
    <w:p w14:paraId="4DB08194" w14:textId="77777777" w:rsidR="007B0BC4" w:rsidRDefault="00000000">
      <w:pPr>
        <w:pStyle w:val="aa"/>
        <w:numPr>
          <w:ilvl w:val="0"/>
          <w:numId w:val="1"/>
        </w:numPr>
        <w:spacing w:line="360" w:lineRule="auto"/>
        <w:ind w:left="340" w:firstLineChars="0" w:hanging="340"/>
        <w:rPr>
          <w:sz w:val="24"/>
          <w:szCs w:val="21"/>
        </w:rPr>
      </w:pPr>
      <w:bookmarkStart w:id="115" w:name="_Ref24355"/>
      <w:r>
        <w:rPr>
          <w:sz w:val="24"/>
          <w:szCs w:val="21"/>
        </w:rPr>
        <w:t>Sagasti A, Artís P, Serra X, et al. Deployment of AI-based Sound Analysis Algorithms in Real-time Acoustic Sensors: Challenges and a Use Case[C]//Proceedings of the Detection and Classification of Acoustic Scenes and Events 2025 Workshop. Barcelona, 2025.</w:t>
      </w:r>
      <w:bookmarkEnd w:id="115"/>
    </w:p>
    <w:p w14:paraId="0767E91B" w14:textId="77777777" w:rsidR="007B0BC4" w:rsidRDefault="00000000">
      <w:pPr>
        <w:pStyle w:val="aa"/>
        <w:numPr>
          <w:ilvl w:val="0"/>
          <w:numId w:val="1"/>
        </w:numPr>
        <w:spacing w:line="360" w:lineRule="auto"/>
        <w:ind w:left="340" w:firstLineChars="0" w:hanging="340"/>
        <w:rPr>
          <w:sz w:val="24"/>
          <w:szCs w:val="21"/>
        </w:rPr>
      </w:pPr>
      <w:bookmarkStart w:id="116" w:name="_Ref24012"/>
      <w:r>
        <w:rPr>
          <w:sz w:val="24"/>
          <w:szCs w:val="21"/>
        </w:rPr>
        <w:t>Carmantini G, Benhamadi Y, Carreau M, et al. Bioacoustics on Tiny Hardware at the BioDCASE 2025 Challenge[C]//Proceedings of the Detection and Classification of Acoustic Scenes and Events 2025 Workshop. Barcelona, 2025.</w:t>
      </w:r>
      <w:bookmarkEnd w:id="116"/>
    </w:p>
    <w:p w14:paraId="38665839" w14:textId="77777777" w:rsidR="007B0BC4" w:rsidRDefault="007B0BC4"/>
    <w:p w14:paraId="49534B03" w14:textId="77777777" w:rsidR="007B0BC4" w:rsidRDefault="007B0BC4"/>
    <w:p w14:paraId="1B7196CC" w14:textId="77777777" w:rsidR="007B0BC4" w:rsidRDefault="007B0BC4"/>
    <w:p w14:paraId="6FB2C861" w14:textId="77777777" w:rsidR="007B0BC4" w:rsidRDefault="007B0BC4"/>
    <w:p w14:paraId="38BE1AE3" w14:textId="77777777" w:rsidR="007B0BC4" w:rsidRDefault="007B0BC4"/>
    <w:p w14:paraId="701A54CC" w14:textId="77777777" w:rsidR="007B0BC4" w:rsidRDefault="007B0BC4"/>
    <w:p w14:paraId="3D340A40" w14:textId="77777777" w:rsidR="007B0BC4" w:rsidRDefault="007B0BC4"/>
    <w:p w14:paraId="107A01B5" w14:textId="77777777" w:rsidR="007B0BC4" w:rsidRDefault="007B0BC4"/>
    <w:p w14:paraId="33A04908" w14:textId="77777777" w:rsidR="007B0BC4" w:rsidRDefault="007B0BC4"/>
    <w:p w14:paraId="271E8E4D" w14:textId="77777777" w:rsidR="007B0BC4" w:rsidRDefault="007B0BC4"/>
    <w:p w14:paraId="5A45E402" w14:textId="77777777" w:rsidR="007B0BC4" w:rsidRDefault="007B0BC4">
      <w:pPr>
        <w:spacing w:line="360" w:lineRule="auto"/>
        <w:ind w:firstLine="420"/>
        <w:rPr>
          <w:sz w:val="24"/>
        </w:rPr>
      </w:pPr>
    </w:p>
    <w:p w14:paraId="4648F7DE" w14:textId="77777777" w:rsidR="007B0BC4" w:rsidRDefault="007B0BC4">
      <w:pPr>
        <w:spacing w:line="360" w:lineRule="auto"/>
        <w:ind w:firstLine="420"/>
        <w:rPr>
          <w:sz w:val="24"/>
        </w:rPr>
      </w:pPr>
    </w:p>
    <w:sectPr w:rsidR="007B0BC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mintong zhou" w:date="2026-04-20T22:35:00Z" w:initials="mz">
    <w:p w14:paraId="0AF4223A" w14:textId="22CA7F0A" w:rsidR="00F22F72" w:rsidRDefault="00F22F72" w:rsidP="00F22F72">
      <w:pPr>
        <w:pStyle w:val="a3"/>
      </w:pPr>
      <w:r>
        <w:rPr>
          <w:rStyle w:val="a9"/>
        </w:rPr>
        <w:annotationRef/>
      </w:r>
      <w:r>
        <w:rPr>
          <w:rFonts w:hint="eastAsia"/>
        </w:rPr>
        <w:t>先介绍采样定理</w:t>
      </w:r>
    </w:p>
    <w:p w14:paraId="32656B9C" w14:textId="77777777" w:rsidR="00F22F72" w:rsidRDefault="00F22F72" w:rsidP="00F22F72">
      <w:pPr>
        <w:pStyle w:val="a3"/>
      </w:pPr>
      <w:r>
        <w:rPr>
          <w:rFonts w:hint="eastAsia"/>
        </w:rPr>
        <w:t>再介绍在本设计中你是怎么用到采样定理的</w:t>
      </w:r>
    </w:p>
  </w:comment>
  <w:comment w:id="28" w:author="mintong zhou" w:date="2026-04-20T22:36:00Z" w:initials="mz">
    <w:p w14:paraId="3C5BE52D" w14:textId="77777777" w:rsidR="00F22F72" w:rsidRDefault="00F22F72" w:rsidP="00F22F72">
      <w:pPr>
        <w:pStyle w:val="a3"/>
      </w:pPr>
      <w:r>
        <w:rPr>
          <w:rStyle w:val="a9"/>
        </w:rPr>
        <w:annotationRef/>
      </w:r>
      <w:r>
        <w:rPr>
          <w:rFonts w:hint="eastAsia"/>
        </w:rPr>
        <w:t>先介绍信号的频谱分析理论，再介绍你的设计中是用这个理论做什么。</w:t>
      </w:r>
    </w:p>
  </w:comment>
  <w:comment w:id="29" w:author="mintong zhou" w:date="2026-04-20T21:09:00Z" w:initials="mz">
    <w:p w14:paraId="079C4B16" w14:textId="77777777" w:rsidR="00BF4392" w:rsidRDefault="00BF4392" w:rsidP="00BF4392">
      <w:pPr>
        <w:pStyle w:val="a3"/>
      </w:pPr>
      <w:r>
        <w:rPr>
          <w:rStyle w:val="a9"/>
        </w:rPr>
        <w:annotationRef/>
      </w:r>
      <w:r>
        <w:rPr>
          <w:rFonts w:hint="eastAsia"/>
        </w:rPr>
        <w:t>这个公式要重新编辑</w:t>
      </w:r>
    </w:p>
  </w:comment>
  <w:comment w:id="30" w:author="mintong zhou" w:date="2026-04-20T22:32:00Z" w:initials="mz">
    <w:p w14:paraId="33C2B6B8" w14:textId="77777777" w:rsidR="00F22F72" w:rsidRDefault="00F22F72" w:rsidP="00F22F72">
      <w:pPr>
        <w:pStyle w:val="a3"/>
      </w:pPr>
      <w:r>
        <w:rPr>
          <w:rStyle w:val="a9"/>
        </w:rPr>
        <w:annotationRef/>
      </w:r>
      <w:r>
        <w:rPr>
          <w:rFonts w:hint="eastAsia"/>
        </w:rPr>
        <w:t>详细一点</w:t>
      </w:r>
    </w:p>
    <w:p w14:paraId="60580DD0" w14:textId="77777777" w:rsidR="00F22F72" w:rsidRDefault="00F22F72" w:rsidP="00F22F72">
      <w:pPr>
        <w:pStyle w:val="a3"/>
      </w:pPr>
      <w:r>
        <w:rPr>
          <w:rFonts w:hint="eastAsia"/>
        </w:rPr>
        <w:t>先讲讲模板匹配的方法，看看有没有不止一种方法，然后再讲讲你用到哪种方法，为社么</w:t>
      </w:r>
    </w:p>
  </w:comment>
  <w:comment w:id="31" w:author="mintong zhou" w:date="2026-04-20T21:13:00Z" w:initials="mz">
    <w:p w14:paraId="759557B3" w14:textId="77777777" w:rsidR="00BF4392" w:rsidRDefault="00BF4392" w:rsidP="00BF4392">
      <w:pPr>
        <w:pStyle w:val="a3"/>
      </w:pPr>
      <w:r>
        <w:rPr>
          <w:rStyle w:val="a9"/>
        </w:rPr>
        <w:annotationRef/>
      </w:r>
      <w:r>
        <w:rPr>
          <w:rFonts w:hint="eastAsia"/>
        </w:rPr>
        <w:t>这一段去掉</w:t>
      </w:r>
    </w:p>
  </w:comment>
  <w:comment w:id="39" w:author="mintong zhou" w:date="2026-04-20T21:30:00Z" w:initials="mz">
    <w:p w14:paraId="746C1DE0" w14:textId="77777777" w:rsidR="00F80A30" w:rsidRDefault="00F80A30" w:rsidP="00F80A30">
      <w:pPr>
        <w:pStyle w:val="a3"/>
      </w:pPr>
      <w:r>
        <w:rPr>
          <w:rStyle w:val="a9"/>
        </w:rPr>
        <w:annotationRef/>
      </w:r>
      <w:r>
        <w:rPr>
          <w:rFonts w:hint="eastAsia"/>
        </w:rPr>
        <w:t>这一段很难读懂，需要直白一些</w:t>
      </w:r>
    </w:p>
  </w:comment>
  <w:comment w:id="40" w:author="mintong zhou" w:date="2026-04-20T21:15:00Z" w:initials="mz">
    <w:p w14:paraId="42461244" w14:textId="77777777" w:rsidR="00BF4392" w:rsidRDefault="00BF4392" w:rsidP="00BF4392">
      <w:pPr>
        <w:pStyle w:val="a3"/>
      </w:pPr>
      <w:r>
        <w:rPr>
          <w:rStyle w:val="a9"/>
        </w:rPr>
        <w:annotationRef/>
      </w:r>
      <w:r>
        <w:rPr>
          <w:rFonts w:hint="eastAsia"/>
        </w:rPr>
        <w:t>这一节和上一节交换一下位置</w:t>
      </w:r>
    </w:p>
  </w:comment>
  <w:comment w:id="48" w:author="mintong zhou" w:date="2026-04-20T22:41:00Z" w:initials="mz">
    <w:p w14:paraId="5DA403AE" w14:textId="77777777" w:rsidR="00F22F72" w:rsidRDefault="00F22F72" w:rsidP="00F22F72">
      <w:pPr>
        <w:pStyle w:val="a3"/>
      </w:pPr>
      <w:r>
        <w:rPr>
          <w:rStyle w:val="a9"/>
        </w:rPr>
        <w:annotationRef/>
      </w:r>
      <w:r>
        <w:rPr>
          <w:rFonts w:hint="eastAsia"/>
        </w:rPr>
        <w:t>系统设计思路</w:t>
      </w:r>
    </w:p>
  </w:comment>
  <w:comment w:id="52" w:author="mintong zhou" w:date="2026-04-20T22:00:00Z" w:initials="mz">
    <w:p w14:paraId="02B3F1E5" w14:textId="77777777" w:rsidR="00AB6C03" w:rsidRDefault="00AB6C03" w:rsidP="00AB6C03">
      <w:pPr>
        <w:pStyle w:val="a3"/>
      </w:pPr>
      <w:r>
        <w:rPr>
          <w:rStyle w:val="a9"/>
        </w:rPr>
        <w:annotationRef/>
      </w:r>
      <w:r>
        <w:rPr>
          <w:rFonts w:hint="eastAsia"/>
        </w:rPr>
        <w:t>去掉</w:t>
      </w:r>
    </w:p>
  </w:comment>
  <w:comment w:id="55" w:author="mintong zhou" w:date="2026-04-20T22:48:00Z" w:initials="mz">
    <w:p w14:paraId="65373129" w14:textId="77777777" w:rsidR="00EA7D2E" w:rsidRDefault="00EA7D2E" w:rsidP="00EA7D2E">
      <w:pPr>
        <w:pStyle w:val="a3"/>
      </w:pPr>
      <w:r>
        <w:rPr>
          <w:rStyle w:val="a9"/>
        </w:rPr>
        <w:annotationRef/>
      </w:r>
      <w:r>
        <w:rPr>
          <w:rFonts w:hint="eastAsia"/>
        </w:rPr>
        <w:t>放在软件设计中</w:t>
      </w:r>
    </w:p>
  </w:comment>
  <w:comment w:id="57" w:author="mintong zhou" w:date="2026-04-20T22:10:00Z" w:initials="mz">
    <w:p w14:paraId="14C963D7" w14:textId="77777777" w:rsidR="0026093D" w:rsidRDefault="0026093D" w:rsidP="0026093D">
      <w:pPr>
        <w:pStyle w:val="a3"/>
      </w:pPr>
      <w:r>
        <w:rPr>
          <w:rStyle w:val="a9"/>
        </w:rPr>
        <w:annotationRef/>
      </w:r>
      <w:r>
        <w:rPr>
          <w:rFonts w:hint="eastAsia"/>
        </w:rPr>
        <w:t>介绍串口屏的特点以及与主控模块的连接方式</w:t>
      </w:r>
    </w:p>
  </w:comment>
  <w:comment w:id="60" w:author="mintong zhou" w:date="2026-04-20T22:50:00Z" w:initials="mz">
    <w:p w14:paraId="794A11F9" w14:textId="77777777" w:rsidR="00EA7D2E" w:rsidRDefault="00EA7D2E" w:rsidP="00EA7D2E">
      <w:pPr>
        <w:pStyle w:val="a3"/>
      </w:pPr>
      <w:r>
        <w:rPr>
          <w:rStyle w:val="a9"/>
        </w:rPr>
        <w:annotationRef/>
      </w:r>
      <w:r>
        <w:rPr>
          <w:rFonts w:hint="eastAsia"/>
        </w:rPr>
        <w:t>这个放到软件设计中</w:t>
      </w:r>
    </w:p>
  </w:comment>
  <w:comment w:id="62" w:author="mintong zhou" w:date="2026-04-20T22:12:00Z" w:initials="mz">
    <w:p w14:paraId="1554DEBA" w14:textId="77777777" w:rsidR="0026093D" w:rsidRDefault="0026093D" w:rsidP="0026093D">
      <w:pPr>
        <w:pStyle w:val="a3"/>
      </w:pPr>
      <w:r>
        <w:rPr>
          <w:rStyle w:val="a9"/>
        </w:rPr>
        <w:annotationRef/>
      </w:r>
      <w:r>
        <w:rPr>
          <w:rFonts w:hint="eastAsia"/>
        </w:rPr>
        <w:t>放到系统实现一章中</w:t>
      </w:r>
    </w:p>
  </w:comment>
  <w:comment w:id="83" w:author="mintong zhou" w:date="2026-04-20T22:58:00Z" w:initials="mz">
    <w:p w14:paraId="71198388" w14:textId="77777777" w:rsidR="001653EE" w:rsidRDefault="001653EE" w:rsidP="001653EE">
      <w:pPr>
        <w:pStyle w:val="a3"/>
      </w:pPr>
      <w:r>
        <w:rPr>
          <w:rStyle w:val="a9"/>
        </w:rPr>
        <w:annotationRef/>
      </w:r>
      <w:r>
        <w:rPr>
          <w:rFonts w:hint="eastAsia"/>
        </w:rPr>
        <w:t>重新画过</w:t>
      </w:r>
    </w:p>
  </w:comment>
  <w:comment w:id="85" w:author="mintong zhou" w:date="2026-04-20T22:53:00Z" w:initials="mz">
    <w:p w14:paraId="0DA7C338" w14:textId="77777777" w:rsidR="001653EE" w:rsidRDefault="001653EE" w:rsidP="001653EE">
      <w:pPr>
        <w:pStyle w:val="a3"/>
      </w:pPr>
      <w:r>
        <w:rPr>
          <w:rStyle w:val="a9"/>
        </w:rPr>
        <w:annotationRef/>
      </w:r>
      <w:r>
        <w:rPr>
          <w:rFonts w:hint="eastAsia"/>
        </w:rPr>
        <w:t>不要放在这里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56B9C" w15:done="0"/>
  <w15:commentEx w15:paraId="3C5BE52D" w15:done="0"/>
  <w15:commentEx w15:paraId="079C4B16" w15:done="0"/>
  <w15:commentEx w15:paraId="60580DD0" w15:done="0"/>
  <w15:commentEx w15:paraId="759557B3" w15:done="0"/>
  <w15:commentEx w15:paraId="746C1DE0" w15:done="0"/>
  <w15:commentEx w15:paraId="42461244" w15:done="0"/>
  <w15:commentEx w15:paraId="5DA403AE" w15:done="0"/>
  <w15:commentEx w15:paraId="02B3F1E5" w15:done="0"/>
  <w15:commentEx w15:paraId="65373129" w15:done="0"/>
  <w15:commentEx w15:paraId="14C963D7" w15:done="0"/>
  <w15:commentEx w15:paraId="794A11F9" w15:done="0"/>
  <w15:commentEx w15:paraId="1554DEBA" w15:done="0"/>
  <w15:commentEx w15:paraId="71198388" w15:done="0"/>
  <w15:commentEx w15:paraId="0DA7C3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9B752E" w16cex:dateUtc="2026-04-20T14:35:00Z"/>
  <w16cex:commentExtensible w16cex:durableId="7783061B" w16cex:dateUtc="2026-04-20T14:36:00Z"/>
  <w16cex:commentExtensible w16cex:durableId="079BFD13" w16cex:dateUtc="2026-04-20T13:09:00Z"/>
  <w16cex:commentExtensible w16cex:durableId="3A622C00" w16cex:dateUtc="2026-04-20T14:32:00Z"/>
  <w16cex:commentExtensible w16cex:durableId="5A215FDB" w16cex:dateUtc="2026-04-20T13:13:00Z"/>
  <w16cex:commentExtensible w16cex:durableId="45DE4B39" w16cex:dateUtc="2026-04-20T13:30:00Z"/>
  <w16cex:commentExtensible w16cex:durableId="6CF36A33" w16cex:dateUtc="2026-04-20T13:15:00Z"/>
  <w16cex:commentExtensible w16cex:durableId="712C5B3C" w16cex:dateUtc="2026-04-20T14:41:00Z"/>
  <w16cex:commentExtensible w16cex:durableId="5124635A" w16cex:dateUtc="2026-04-20T14:00:00Z"/>
  <w16cex:commentExtensible w16cex:durableId="5B19075A" w16cex:dateUtc="2026-04-20T14:48:00Z"/>
  <w16cex:commentExtensible w16cex:durableId="31C2E311" w16cex:dateUtc="2026-04-20T14:10:00Z"/>
  <w16cex:commentExtensible w16cex:durableId="3CED5560" w16cex:dateUtc="2026-04-20T14:50:00Z"/>
  <w16cex:commentExtensible w16cex:durableId="29F9EA2C" w16cex:dateUtc="2026-04-20T14:12:00Z"/>
  <w16cex:commentExtensible w16cex:durableId="51B1A5D2" w16cex:dateUtc="2026-04-20T14:58:00Z"/>
  <w16cex:commentExtensible w16cex:durableId="15FCE5B9" w16cex:dateUtc="2026-04-20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56B9C" w16cid:durableId="509B752E"/>
  <w16cid:commentId w16cid:paraId="3C5BE52D" w16cid:durableId="7783061B"/>
  <w16cid:commentId w16cid:paraId="079C4B16" w16cid:durableId="079BFD13"/>
  <w16cid:commentId w16cid:paraId="60580DD0" w16cid:durableId="3A622C00"/>
  <w16cid:commentId w16cid:paraId="759557B3" w16cid:durableId="5A215FDB"/>
  <w16cid:commentId w16cid:paraId="746C1DE0" w16cid:durableId="45DE4B39"/>
  <w16cid:commentId w16cid:paraId="42461244" w16cid:durableId="6CF36A33"/>
  <w16cid:commentId w16cid:paraId="5DA403AE" w16cid:durableId="712C5B3C"/>
  <w16cid:commentId w16cid:paraId="02B3F1E5" w16cid:durableId="5124635A"/>
  <w16cid:commentId w16cid:paraId="65373129" w16cid:durableId="5B19075A"/>
  <w16cid:commentId w16cid:paraId="14C963D7" w16cid:durableId="31C2E311"/>
  <w16cid:commentId w16cid:paraId="794A11F9" w16cid:durableId="3CED5560"/>
  <w16cid:commentId w16cid:paraId="1554DEBA" w16cid:durableId="29F9EA2C"/>
  <w16cid:commentId w16cid:paraId="71198388" w16cid:durableId="51B1A5D2"/>
  <w16cid:commentId w16cid:paraId="0DA7C338" w16cid:durableId="15FCE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1F06" w14:textId="77777777" w:rsidR="00AF51F3" w:rsidRDefault="00AF51F3">
      <w:r>
        <w:separator/>
      </w:r>
    </w:p>
  </w:endnote>
  <w:endnote w:type="continuationSeparator" w:id="0">
    <w:p w14:paraId="1F88516A" w14:textId="77777777" w:rsidR="00AF51F3" w:rsidRDefault="00AF5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CA81" w14:textId="77777777" w:rsidR="007B0BC4" w:rsidRDefault="00000000">
    <w:pPr>
      <w:pStyle w:val="a5"/>
    </w:pPr>
    <w:r>
      <w:rPr>
        <w:noProof/>
      </w:rPr>
      <mc:AlternateContent>
        <mc:Choice Requires="wps">
          <w:drawing>
            <wp:anchor distT="0" distB="0" distL="114300" distR="114300" simplePos="0" relativeHeight="251659264" behindDoc="0" locked="0" layoutInCell="1" allowOverlap="1" wp14:anchorId="5ACB2863" wp14:editId="3ED94F7B">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0142B2" w14:textId="77777777" w:rsidR="007B0BC4"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CB2863" id="_x0000_t202" coordsize="21600,21600" o:spt="202" path="m,l,21600r21600,l21600,xe">
              <v:stroke joinstyle="miter"/>
              <v:path gradientshapeok="t" o:connecttype="rect"/>
            </v:shapetype>
            <v:shape id="文本框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0142B2" w14:textId="77777777" w:rsidR="007B0BC4"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39FD" w14:textId="77777777" w:rsidR="007B0BC4" w:rsidRDefault="00000000">
    <w:pPr>
      <w:pStyle w:val="a5"/>
    </w:pPr>
    <w:r>
      <w:rPr>
        <w:noProof/>
      </w:rPr>
      <mc:AlternateContent>
        <mc:Choice Requires="wps">
          <w:drawing>
            <wp:anchor distT="0" distB="0" distL="114300" distR="114300" simplePos="0" relativeHeight="251660288" behindDoc="0" locked="0" layoutInCell="1" allowOverlap="1" wp14:anchorId="31CB02A4" wp14:editId="5431291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AE7D3A" w14:textId="77777777" w:rsidR="007B0BC4"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CB02A4" id="_x0000_t202" coordsize="21600,21600" o:spt="202" path="m,l,21600r21600,l21600,xe">
              <v:stroke joinstyle="miter"/>
              <v:path gradientshapeok="t" o:connecttype="rect"/>
            </v:shapetype>
            <v:shape id="文本框 9"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BAE7D3A" w14:textId="77777777" w:rsidR="007B0BC4"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FE348" w14:textId="77777777" w:rsidR="00AF51F3" w:rsidRDefault="00AF51F3">
      <w:r>
        <w:separator/>
      </w:r>
    </w:p>
  </w:footnote>
  <w:footnote w:type="continuationSeparator" w:id="0">
    <w:p w14:paraId="57B7A1AE" w14:textId="77777777" w:rsidR="00AF51F3" w:rsidRDefault="00AF51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6114"/>
    <w:multiLevelType w:val="multilevel"/>
    <w:tmpl w:val="0B156114"/>
    <w:lvl w:ilvl="0">
      <w:start w:val="1"/>
      <w:numFmt w:val="decimal"/>
      <w:lvlText w:val="[%1]"/>
      <w:lvlJc w:val="left"/>
      <w:pPr>
        <w:ind w:left="440" w:hanging="440"/>
      </w:pPr>
      <w:rPr>
        <w:rFonts w:eastAsia="Times New Roman"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83886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tong zhou">
    <w15:presenceInfo w15:providerId="Windows Live" w15:userId="94ec1983dcfeb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0BC4"/>
    <w:rsid w:val="000D1431"/>
    <w:rsid w:val="001653EE"/>
    <w:rsid w:val="0026093D"/>
    <w:rsid w:val="00431B00"/>
    <w:rsid w:val="004F0D08"/>
    <w:rsid w:val="005102A4"/>
    <w:rsid w:val="007B0BC4"/>
    <w:rsid w:val="00AB6C03"/>
    <w:rsid w:val="00AD7338"/>
    <w:rsid w:val="00AF51F3"/>
    <w:rsid w:val="00BF4392"/>
    <w:rsid w:val="00D375A4"/>
    <w:rsid w:val="00DC7C1D"/>
    <w:rsid w:val="00EA7D2E"/>
    <w:rsid w:val="00F22F72"/>
    <w:rsid w:val="00F80A30"/>
    <w:rsid w:val="01633E9B"/>
    <w:rsid w:val="016E2E8D"/>
    <w:rsid w:val="01730582"/>
    <w:rsid w:val="019329D2"/>
    <w:rsid w:val="01C539C5"/>
    <w:rsid w:val="01FD379F"/>
    <w:rsid w:val="02051AE6"/>
    <w:rsid w:val="02320A5F"/>
    <w:rsid w:val="026E0D49"/>
    <w:rsid w:val="0297204E"/>
    <w:rsid w:val="02D0730E"/>
    <w:rsid w:val="02D432A2"/>
    <w:rsid w:val="030516AD"/>
    <w:rsid w:val="0348159A"/>
    <w:rsid w:val="03901927"/>
    <w:rsid w:val="044E0E32"/>
    <w:rsid w:val="04D1200A"/>
    <w:rsid w:val="05FD48BE"/>
    <w:rsid w:val="0626697C"/>
    <w:rsid w:val="06B84730"/>
    <w:rsid w:val="06BD404D"/>
    <w:rsid w:val="06C947A0"/>
    <w:rsid w:val="077E05BE"/>
    <w:rsid w:val="081D1247"/>
    <w:rsid w:val="082223BA"/>
    <w:rsid w:val="08745200"/>
    <w:rsid w:val="088017D6"/>
    <w:rsid w:val="0970184A"/>
    <w:rsid w:val="09806106"/>
    <w:rsid w:val="09D26061"/>
    <w:rsid w:val="09DE1F31"/>
    <w:rsid w:val="0A0524FF"/>
    <w:rsid w:val="0A2C751F"/>
    <w:rsid w:val="0A5151D8"/>
    <w:rsid w:val="0A554454"/>
    <w:rsid w:val="0A5B1BB3"/>
    <w:rsid w:val="0AB94B2B"/>
    <w:rsid w:val="0AC736EC"/>
    <w:rsid w:val="0B183F48"/>
    <w:rsid w:val="0B2B77D7"/>
    <w:rsid w:val="0B3C7C36"/>
    <w:rsid w:val="0BA15CEB"/>
    <w:rsid w:val="0BBA5954"/>
    <w:rsid w:val="0C120997"/>
    <w:rsid w:val="0C244D4B"/>
    <w:rsid w:val="0C5F69A3"/>
    <w:rsid w:val="0C7B478E"/>
    <w:rsid w:val="0C9C2B17"/>
    <w:rsid w:val="0CC679CB"/>
    <w:rsid w:val="0CC71781"/>
    <w:rsid w:val="0CE71AAB"/>
    <w:rsid w:val="0D215336"/>
    <w:rsid w:val="0D240717"/>
    <w:rsid w:val="0D9F0B3E"/>
    <w:rsid w:val="0E245290"/>
    <w:rsid w:val="0ECF338C"/>
    <w:rsid w:val="0EF04F45"/>
    <w:rsid w:val="0F3550C8"/>
    <w:rsid w:val="0F3D73C4"/>
    <w:rsid w:val="0F661BEE"/>
    <w:rsid w:val="10B85FB1"/>
    <w:rsid w:val="10BB784F"/>
    <w:rsid w:val="10CF7E17"/>
    <w:rsid w:val="10D624E0"/>
    <w:rsid w:val="10DB57FB"/>
    <w:rsid w:val="10EF74F9"/>
    <w:rsid w:val="11205904"/>
    <w:rsid w:val="119F5CB3"/>
    <w:rsid w:val="11E06779"/>
    <w:rsid w:val="11EC3A38"/>
    <w:rsid w:val="124E53FA"/>
    <w:rsid w:val="12504347"/>
    <w:rsid w:val="125C01EA"/>
    <w:rsid w:val="126D3C74"/>
    <w:rsid w:val="129D36FD"/>
    <w:rsid w:val="12A8795F"/>
    <w:rsid w:val="12BA6C22"/>
    <w:rsid w:val="12E56E05"/>
    <w:rsid w:val="12F4149A"/>
    <w:rsid w:val="1356385F"/>
    <w:rsid w:val="135E2714"/>
    <w:rsid w:val="13F52BBF"/>
    <w:rsid w:val="1435001F"/>
    <w:rsid w:val="14571F4E"/>
    <w:rsid w:val="1461070D"/>
    <w:rsid w:val="14ED3D4F"/>
    <w:rsid w:val="150F4227"/>
    <w:rsid w:val="15126455"/>
    <w:rsid w:val="151632A6"/>
    <w:rsid w:val="153C480C"/>
    <w:rsid w:val="1571672E"/>
    <w:rsid w:val="158325F4"/>
    <w:rsid w:val="15B52109"/>
    <w:rsid w:val="15BB3E4D"/>
    <w:rsid w:val="15D3486C"/>
    <w:rsid w:val="1605074A"/>
    <w:rsid w:val="16AF1C41"/>
    <w:rsid w:val="16BE238C"/>
    <w:rsid w:val="16E257E2"/>
    <w:rsid w:val="16FA2753"/>
    <w:rsid w:val="17141A67"/>
    <w:rsid w:val="17732C32"/>
    <w:rsid w:val="17780248"/>
    <w:rsid w:val="17836BED"/>
    <w:rsid w:val="18047D2E"/>
    <w:rsid w:val="180563B9"/>
    <w:rsid w:val="181B5077"/>
    <w:rsid w:val="18324D47"/>
    <w:rsid w:val="186E164B"/>
    <w:rsid w:val="188B3FAB"/>
    <w:rsid w:val="19212219"/>
    <w:rsid w:val="19371ACB"/>
    <w:rsid w:val="195C5947"/>
    <w:rsid w:val="197B401F"/>
    <w:rsid w:val="199724DC"/>
    <w:rsid w:val="19A85FFE"/>
    <w:rsid w:val="1ACE63D1"/>
    <w:rsid w:val="1ADE4866"/>
    <w:rsid w:val="1B7725C5"/>
    <w:rsid w:val="1B8A58E9"/>
    <w:rsid w:val="1BB05AD7"/>
    <w:rsid w:val="1BEA01F2"/>
    <w:rsid w:val="1BED68FE"/>
    <w:rsid w:val="1BFC2ACA"/>
    <w:rsid w:val="1C222756"/>
    <w:rsid w:val="1C2362A8"/>
    <w:rsid w:val="1C4E1577"/>
    <w:rsid w:val="1C4F3541"/>
    <w:rsid w:val="1C7B60E4"/>
    <w:rsid w:val="1C865410"/>
    <w:rsid w:val="1C9441DD"/>
    <w:rsid w:val="1CB57848"/>
    <w:rsid w:val="1CD176C4"/>
    <w:rsid w:val="1CF814E3"/>
    <w:rsid w:val="1D5E6186"/>
    <w:rsid w:val="1D9531D6"/>
    <w:rsid w:val="1DA82F09"/>
    <w:rsid w:val="1DD12460"/>
    <w:rsid w:val="1DF37647"/>
    <w:rsid w:val="1E032835"/>
    <w:rsid w:val="1E200A12"/>
    <w:rsid w:val="1E4470D6"/>
    <w:rsid w:val="1E4F5A7B"/>
    <w:rsid w:val="1E911BEF"/>
    <w:rsid w:val="1EC63AA9"/>
    <w:rsid w:val="1ED3045A"/>
    <w:rsid w:val="1EE47F71"/>
    <w:rsid w:val="1F120F82"/>
    <w:rsid w:val="1FBB2005"/>
    <w:rsid w:val="203130FF"/>
    <w:rsid w:val="20580C17"/>
    <w:rsid w:val="20895DCF"/>
    <w:rsid w:val="20CC2849"/>
    <w:rsid w:val="20CC33B3"/>
    <w:rsid w:val="213C7A00"/>
    <w:rsid w:val="223905D4"/>
    <w:rsid w:val="22435D3F"/>
    <w:rsid w:val="22441C47"/>
    <w:rsid w:val="225E628C"/>
    <w:rsid w:val="22743FE1"/>
    <w:rsid w:val="22AD2D70"/>
    <w:rsid w:val="22D14CB0"/>
    <w:rsid w:val="23130AEE"/>
    <w:rsid w:val="2412433C"/>
    <w:rsid w:val="24425BFA"/>
    <w:rsid w:val="24482D50"/>
    <w:rsid w:val="244925C3"/>
    <w:rsid w:val="24B13E13"/>
    <w:rsid w:val="24DD3560"/>
    <w:rsid w:val="24F309BD"/>
    <w:rsid w:val="24F35AF9"/>
    <w:rsid w:val="24FB6014"/>
    <w:rsid w:val="250D41D7"/>
    <w:rsid w:val="25180A9D"/>
    <w:rsid w:val="253B28B5"/>
    <w:rsid w:val="255816B9"/>
    <w:rsid w:val="25DC5E46"/>
    <w:rsid w:val="25E62821"/>
    <w:rsid w:val="26154EB4"/>
    <w:rsid w:val="262112BF"/>
    <w:rsid w:val="26395046"/>
    <w:rsid w:val="26832765"/>
    <w:rsid w:val="26A30712"/>
    <w:rsid w:val="26F176CF"/>
    <w:rsid w:val="26F64CE5"/>
    <w:rsid w:val="27050247"/>
    <w:rsid w:val="27082DFB"/>
    <w:rsid w:val="27142427"/>
    <w:rsid w:val="274C2B57"/>
    <w:rsid w:val="278C246F"/>
    <w:rsid w:val="27B76782"/>
    <w:rsid w:val="27EF7E63"/>
    <w:rsid w:val="28043432"/>
    <w:rsid w:val="28577A06"/>
    <w:rsid w:val="29191347"/>
    <w:rsid w:val="29284336"/>
    <w:rsid w:val="297B7724"/>
    <w:rsid w:val="298365D8"/>
    <w:rsid w:val="29B260BA"/>
    <w:rsid w:val="29BD5F8E"/>
    <w:rsid w:val="29EB10C0"/>
    <w:rsid w:val="2B373B1E"/>
    <w:rsid w:val="2BED7625"/>
    <w:rsid w:val="2C1B6F9C"/>
    <w:rsid w:val="2C302A48"/>
    <w:rsid w:val="2C3D6F12"/>
    <w:rsid w:val="2C701096"/>
    <w:rsid w:val="2D8017AD"/>
    <w:rsid w:val="2DB93F31"/>
    <w:rsid w:val="2DCD2FD2"/>
    <w:rsid w:val="2E0D7FA5"/>
    <w:rsid w:val="2E913546"/>
    <w:rsid w:val="2E951288"/>
    <w:rsid w:val="2E953036"/>
    <w:rsid w:val="2E960B5C"/>
    <w:rsid w:val="2E975000"/>
    <w:rsid w:val="2EAE2349"/>
    <w:rsid w:val="2ECB1C20"/>
    <w:rsid w:val="2EE30245"/>
    <w:rsid w:val="2F0361F1"/>
    <w:rsid w:val="2F407445"/>
    <w:rsid w:val="2F715A64"/>
    <w:rsid w:val="302218DD"/>
    <w:rsid w:val="30601421"/>
    <w:rsid w:val="307B59E5"/>
    <w:rsid w:val="30894E1C"/>
    <w:rsid w:val="30C714A1"/>
    <w:rsid w:val="30EB5C6B"/>
    <w:rsid w:val="3135465C"/>
    <w:rsid w:val="314C0307"/>
    <w:rsid w:val="317038E6"/>
    <w:rsid w:val="31C9720A"/>
    <w:rsid w:val="31DE6AA2"/>
    <w:rsid w:val="32794A1C"/>
    <w:rsid w:val="32843AED"/>
    <w:rsid w:val="3296737C"/>
    <w:rsid w:val="32B06A9C"/>
    <w:rsid w:val="32C959A4"/>
    <w:rsid w:val="33092244"/>
    <w:rsid w:val="331105EF"/>
    <w:rsid w:val="33751688"/>
    <w:rsid w:val="33B559E7"/>
    <w:rsid w:val="33CC5F8E"/>
    <w:rsid w:val="33F029A0"/>
    <w:rsid w:val="342C7F98"/>
    <w:rsid w:val="34F07218"/>
    <w:rsid w:val="34FA64A9"/>
    <w:rsid w:val="34FC3E0F"/>
    <w:rsid w:val="3504046E"/>
    <w:rsid w:val="353C420B"/>
    <w:rsid w:val="356D2FC6"/>
    <w:rsid w:val="356E638F"/>
    <w:rsid w:val="359F29EC"/>
    <w:rsid w:val="35B91D00"/>
    <w:rsid w:val="35FF6918"/>
    <w:rsid w:val="366E3BE0"/>
    <w:rsid w:val="367318DC"/>
    <w:rsid w:val="37426472"/>
    <w:rsid w:val="3777525A"/>
    <w:rsid w:val="379B625C"/>
    <w:rsid w:val="37CE1367"/>
    <w:rsid w:val="37D42E21"/>
    <w:rsid w:val="38123949"/>
    <w:rsid w:val="38855EC9"/>
    <w:rsid w:val="38934A8A"/>
    <w:rsid w:val="389431E7"/>
    <w:rsid w:val="38CF35E8"/>
    <w:rsid w:val="390A2333"/>
    <w:rsid w:val="392C4597"/>
    <w:rsid w:val="39C3314D"/>
    <w:rsid w:val="3A12378C"/>
    <w:rsid w:val="3A4D6EBA"/>
    <w:rsid w:val="3A5244D1"/>
    <w:rsid w:val="3A8F0916"/>
    <w:rsid w:val="3A916DA7"/>
    <w:rsid w:val="3AFF0D6C"/>
    <w:rsid w:val="3B547413"/>
    <w:rsid w:val="3B9528C7"/>
    <w:rsid w:val="3BBA23D3"/>
    <w:rsid w:val="3BE63123"/>
    <w:rsid w:val="3C5C711F"/>
    <w:rsid w:val="3CA56B3A"/>
    <w:rsid w:val="3D006466"/>
    <w:rsid w:val="3D0D46DF"/>
    <w:rsid w:val="3D0E5C24"/>
    <w:rsid w:val="3D143CBF"/>
    <w:rsid w:val="3D1617E6"/>
    <w:rsid w:val="3D4B1A24"/>
    <w:rsid w:val="3D8E2190"/>
    <w:rsid w:val="3D9B4E64"/>
    <w:rsid w:val="3E03137C"/>
    <w:rsid w:val="3E7C6447"/>
    <w:rsid w:val="3E8C7A6C"/>
    <w:rsid w:val="3EB05C6A"/>
    <w:rsid w:val="3EDF3E59"/>
    <w:rsid w:val="3EF20030"/>
    <w:rsid w:val="3F150A92"/>
    <w:rsid w:val="3F4F3C54"/>
    <w:rsid w:val="3F5D6262"/>
    <w:rsid w:val="3F7F74CE"/>
    <w:rsid w:val="3F8F762D"/>
    <w:rsid w:val="3FC33BF9"/>
    <w:rsid w:val="3FCE0156"/>
    <w:rsid w:val="3FD57736"/>
    <w:rsid w:val="4024246B"/>
    <w:rsid w:val="40275AB8"/>
    <w:rsid w:val="405C6085"/>
    <w:rsid w:val="40776A3F"/>
    <w:rsid w:val="40845FD5"/>
    <w:rsid w:val="40B94814"/>
    <w:rsid w:val="40E56385"/>
    <w:rsid w:val="41422591"/>
    <w:rsid w:val="415C54CF"/>
    <w:rsid w:val="41986734"/>
    <w:rsid w:val="41E81277"/>
    <w:rsid w:val="42075459"/>
    <w:rsid w:val="421107CE"/>
    <w:rsid w:val="42186000"/>
    <w:rsid w:val="42254279"/>
    <w:rsid w:val="424B0183"/>
    <w:rsid w:val="424C5BA2"/>
    <w:rsid w:val="42D53EF1"/>
    <w:rsid w:val="430C7F46"/>
    <w:rsid w:val="43236A0A"/>
    <w:rsid w:val="43B9736F"/>
    <w:rsid w:val="43D95264"/>
    <w:rsid w:val="43FD4086"/>
    <w:rsid w:val="441E11AB"/>
    <w:rsid w:val="442567B2"/>
    <w:rsid w:val="444950CD"/>
    <w:rsid w:val="44696339"/>
    <w:rsid w:val="44A2649D"/>
    <w:rsid w:val="44BA15F0"/>
    <w:rsid w:val="44C45FCB"/>
    <w:rsid w:val="44CD4E80"/>
    <w:rsid w:val="451C5E07"/>
    <w:rsid w:val="451E5BBD"/>
    <w:rsid w:val="453E261D"/>
    <w:rsid w:val="455C6B0D"/>
    <w:rsid w:val="45A97F18"/>
    <w:rsid w:val="45C07CB9"/>
    <w:rsid w:val="45C83899"/>
    <w:rsid w:val="461B4842"/>
    <w:rsid w:val="461F5BAF"/>
    <w:rsid w:val="463158E2"/>
    <w:rsid w:val="46603956"/>
    <w:rsid w:val="468D6801"/>
    <w:rsid w:val="469C5730"/>
    <w:rsid w:val="46D544C0"/>
    <w:rsid w:val="46F32B98"/>
    <w:rsid w:val="47FA5C10"/>
    <w:rsid w:val="47FE17F4"/>
    <w:rsid w:val="48496F13"/>
    <w:rsid w:val="487136F8"/>
    <w:rsid w:val="487B2E45"/>
    <w:rsid w:val="48914416"/>
    <w:rsid w:val="48917B4E"/>
    <w:rsid w:val="48EB621C"/>
    <w:rsid w:val="48EE6DB8"/>
    <w:rsid w:val="492E6109"/>
    <w:rsid w:val="497A75A0"/>
    <w:rsid w:val="49830203"/>
    <w:rsid w:val="4A425141"/>
    <w:rsid w:val="4A4A3B02"/>
    <w:rsid w:val="4B906C07"/>
    <w:rsid w:val="4BAF1783"/>
    <w:rsid w:val="4C1830D1"/>
    <w:rsid w:val="4D2B55C7"/>
    <w:rsid w:val="4D4C4BC3"/>
    <w:rsid w:val="4D5D0D6B"/>
    <w:rsid w:val="4D6A1A35"/>
    <w:rsid w:val="4DE17BEE"/>
    <w:rsid w:val="4EAF3848"/>
    <w:rsid w:val="4EB055B0"/>
    <w:rsid w:val="4F312B99"/>
    <w:rsid w:val="4F7A6469"/>
    <w:rsid w:val="4F7F76BE"/>
    <w:rsid w:val="4FC926E8"/>
    <w:rsid w:val="4FE15C83"/>
    <w:rsid w:val="500B71A4"/>
    <w:rsid w:val="50A078EC"/>
    <w:rsid w:val="50D115C6"/>
    <w:rsid w:val="50DE6667"/>
    <w:rsid w:val="51071719"/>
    <w:rsid w:val="51121E6C"/>
    <w:rsid w:val="51450494"/>
    <w:rsid w:val="517D19DC"/>
    <w:rsid w:val="519B2AC5"/>
    <w:rsid w:val="51AB479B"/>
    <w:rsid w:val="51CE0489"/>
    <w:rsid w:val="52375831"/>
    <w:rsid w:val="524624B8"/>
    <w:rsid w:val="52630BD1"/>
    <w:rsid w:val="526B7B53"/>
    <w:rsid w:val="52C5188C"/>
    <w:rsid w:val="52F42D46"/>
    <w:rsid w:val="52F83A10"/>
    <w:rsid w:val="5310069C"/>
    <w:rsid w:val="532C36B9"/>
    <w:rsid w:val="5367649F"/>
    <w:rsid w:val="538057B3"/>
    <w:rsid w:val="53B67427"/>
    <w:rsid w:val="53D61877"/>
    <w:rsid w:val="53D85C47"/>
    <w:rsid w:val="53DA0B8E"/>
    <w:rsid w:val="542539B4"/>
    <w:rsid w:val="54384218"/>
    <w:rsid w:val="54901A26"/>
    <w:rsid w:val="54B90F7D"/>
    <w:rsid w:val="54DF74AC"/>
    <w:rsid w:val="54E16725"/>
    <w:rsid w:val="55F60F83"/>
    <w:rsid w:val="5641747C"/>
    <w:rsid w:val="56DA6BBD"/>
    <w:rsid w:val="57B63E99"/>
    <w:rsid w:val="57C77E54"/>
    <w:rsid w:val="589E5122"/>
    <w:rsid w:val="58D83B72"/>
    <w:rsid w:val="58ED4523"/>
    <w:rsid w:val="58FA7DB6"/>
    <w:rsid w:val="594F3C5E"/>
    <w:rsid w:val="595079D6"/>
    <w:rsid w:val="59695FCF"/>
    <w:rsid w:val="596B3936"/>
    <w:rsid w:val="59710078"/>
    <w:rsid w:val="5979517E"/>
    <w:rsid w:val="59B35835"/>
    <w:rsid w:val="59B57AFE"/>
    <w:rsid w:val="59EF5D15"/>
    <w:rsid w:val="5A0A4028"/>
    <w:rsid w:val="5A1355CC"/>
    <w:rsid w:val="5A203D5A"/>
    <w:rsid w:val="5A3317D1"/>
    <w:rsid w:val="5A711BA1"/>
    <w:rsid w:val="5ACD563D"/>
    <w:rsid w:val="5AE17D68"/>
    <w:rsid w:val="5AF55530"/>
    <w:rsid w:val="5B1C7F9F"/>
    <w:rsid w:val="5B680671"/>
    <w:rsid w:val="5B7E4CCE"/>
    <w:rsid w:val="5BCB1C9F"/>
    <w:rsid w:val="5BD80081"/>
    <w:rsid w:val="5BEF1728"/>
    <w:rsid w:val="5C4211A9"/>
    <w:rsid w:val="5C5B0B6B"/>
    <w:rsid w:val="5C6519EA"/>
    <w:rsid w:val="5CA51281"/>
    <w:rsid w:val="5CE84AF5"/>
    <w:rsid w:val="5D213B63"/>
    <w:rsid w:val="5D331782"/>
    <w:rsid w:val="5D3E2967"/>
    <w:rsid w:val="5D535CE6"/>
    <w:rsid w:val="5D7F1A75"/>
    <w:rsid w:val="5D942587"/>
    <w:rsid w:val="5DAE3D5E"/>
    <w:rsid w:val="5E102D4E"/>
    <w:rsid w:val="5E2F22B0"/>
    <w:rsid w:val="5E3E0745"/>
    <w:rsid w:val="5E6B786C"/>
    <w:rsid w:val="5EAC3900"/>
    <w:rsid w:val="5EE41929"/>
    <w:rsid w:val="5FEA2932"/>
    <w:rsid w:val="5FEF1CF6"/>
    <w:rsid w:val="5FF437B1"/>
    <w:rsid w:val="5FFA3418"/>
    <w:rsid w:val="6005160A"/>
    <w:rsid w:val="6025396A"/>
    <w:rsid w:val="60696422"/>
    <w:rsid w:val="606B3D5B"/>
    <w:rsid w:val="606C418F"/>
    <w:rsid w:val="60940AF0"/>
    <w:rsid w:val="60A86E0A"/>
    <w:rsid w:val="60AD2985"/>
    <w:rsid w:val="60E27AAD"/>
    <w:rsid w:val="617D1584"/>
    <w:rsid w:val="619C5EAE"/>
    <w:rsid w:val="619D39D4"/>
    <w:rsid w:val="61A54CDD"/>
    <w:rsid w:val="62821E71"/>
    <w:rsid w:val="62DB47B4"/>
    <w:rsid w:val="62E0001C"/>
    <w:rsid w:val="63051987"/>
    <w:rsid w:val="631C75AA"/>
    <w:rsid w:val="641D5F6A"/>
    <w:rsid w:val="642672B3"/>
    <w:rsid w:val="647A75FF"/>
    <w:rsid w:val="64CE1093"/>
    <w:rsid w:val="653463FD"/>
    <w:rsid w:val="657F3B1C"/>
    <w:rsid w:val="658E3D60"/>
    <w:rsid w:val="662841B4"/>
    <w:rsid w:val="663C37BC"/>
    <w:rsid w:val="6675128B"/>
    <w:rsid w:val="66A63B8B"/>
    <w:rsid w:val="68996CA3"/>
    <w:rsid w:val="692769A5"/>
    <w:rsid w:val="692A5A39"/>
    <w:rsid w:val="6965127B"/>
    <w:rsid w:val="69AF1771"/>
    <w:rsid w:val="6A0B3BD1"/>
    <w:rsid w:val="6A136F29"/>
    <w:rsid w:val="6AEB3524"/>
    <w:rsid w:val="6B426AD4"/>
    <w:rsid w:val="6C134FBF"/>
    <w:rsid w:val="6C210D49"/>
    <w:rsid w:val="6C3E3165"/>
    <w:rsid w:val="6C4C7AA1"/>
    <w:rsid w:val="6C5C4167"/>
    <w:rsid w:val="6C727F37"/>
    <w:rsid w:val="6C8F3B2B"/>
    <w:rsid w:val="6C8F5B95"/>
    <w:rsid w:val="6CA976D1"/>
    <w:rsid w:val="6D401DE3"/>
    <w:rsid w:val="6D543AE1"/>
    <w:rsid w:val="6D781021"/>
    <w:rsid w:val="6D94661B"/>
    <w:rsid w:val="6DAA3BEC"/>
    <w:rsid w:val="6DC51348"/>
    <w:rsid w:val="6DDA495B"/>
    <w:rsid w:val="6EB5235D"/>
    <w:rsid w:val="6EF015E7"/>
    <w:rsid w:val="6EFF7A7C"/>
    <w:rsid w:val="6FB22D40"/>
    <w:rsid w:val="6FCD1928"/>
    <w:rsid w:val="705071CA"/>
    <w:rsid w:val="707324D0"/>
    <w:rsid w:val="70814BED"/>
    <w:rsid w:val="708D5116"/>
    <w:rsid w:val="7104137A"/>
    <w:rsid w:val="724415A1"/>
    <w:rsid w:val="725105EF"/>
    <w:rsid w:val="725E2CCF"/>
    <w:rsid w:val="72C15774"/>
    <w:rsid w:val="7305010E"/>
    <w:rsid w:val="73092C77"/>
    <w:rsid w:val="73415CE5"/>
    <w:rsid w:val="735A1725"/>
    <w:rsid w:val="737D338C"/>
    <w:rsid w:val="738D1AFA"/>
    <w:rsid w:val="73BE05A4"/>
    <w:rsid w:val="73C6500C"/>
    <w:rsid w:val="73EA06EE"/>
    <w:rsid w:val="7400407A"/>
    <w:rsid w:val="7407306A"/>
    <w:rsid w:val="740B282D"/>
    <w:rsid w:val="74850A24"/>
    <w:rsid w:val="74AF784E"/>
    <w:rsid w:val="754B3A1B"/>
    <w:rsid w:val="757C5983"/>
    <w:rsid w:val="75E97310"/>
    <w:rsid w:val="76503115"/>
    <w:rsid w:val="76616F10"/>
    <w:rsid w:val="768A0573"/>
    <w:rsid w:val="768D3BBF"/>
    <w:rsid w:val="76A553AD"/>
    <w:rsid w:val="76A74C81"/>
    <w:rsid w:val="76D02273"/>
    <w:rsid w:val="76F51E90"/>
    <w:rsid w:val="770A5BB9"/>
    <w:rsid w:val="77197ED4"/>
    <w:rsid w:val="77754D7F"/>
    <w:rsid w:val="77C875A5"/>
    <w:rsid w:val="77F73E31"/>
    <w:rsid w:val="786178B9"/>
    <w:rsid w:val="787B53AA"/>
    <w:rsid w:val="78A258DF"/>
    <w:rsid w:val="78AA2807"/>
    <w:rsid w:val="78DB6E64"/>
    <w:rsid w:val="790D043F"/>
    <w:rsid w:val="79127561"/>
    <w:rsid w:val="79703067"/>
    <w:rsid w:val="798F414F"/>
    <w:rsid w:val="79B06543"/>
    <w:rsid w:val="7A41363F"/>
    <w:rsid w:val="7AB21E46"/>
    <w:rsid w:val="7B4E03EF"/>
    <w:rsid w:val="7B51340D"/>
    <w:rsid w:val="7B8732D3"/>
    <w:rsid w:val="7BBD4F47"/>
    <w:rsid w:val="7BC63DFB"/>
    <w:rsid w:val="7C183F2B"/>
    <w:rsid w:val="7C2F4863"/>
    <w:rsid w:val="7C3E6D39"/>
    <w:rsid w:val="7C981003"/>
    <w:rsid w:val="7CAC1243"/>
    <w:rsid w:val="7D3D3A33"/>
    <w:rsid w:val="7D40198C"/>
    <w:rsid w:val="7D5471E5"/>
    <w:rsid w:val="7D87580C"/>
    <w:rsid w:val="7E2512B6"/>
    <w:rsid w:val="7E5751DF"/>
    <w:rsid w:val="7EBB59D9"/>
    <w:rsid w:val="7EE03426"/>
    <w:rsid w:val="7F1A2D9B"/>
    <w:rsid w:val="7F1F5DDE"/>
    <w:rsid w:val="7F201C82"/>
    <w:rsid w:val="7F21600F"/>
    <w:rsid w:val="7F4D7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E576E8A"/>
  <w15:docId w15:val="{014C9C1B-82A8-43A6-8988-D2082DA23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annotation text"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line="360" w:lineRule="auto"/>
    </w:pPr>
    <w:rPr>
      <w:rFonts w:eastAsia="黑体"/>
      <w:sz w:val="28"/>
    </w:rPr>
  </w:style>
  <w:style w:type="paragraph" w:styleId="TOC2">
    <w:name w:val="toc 2"/>
    <w:next w:val="a"/>
    <w:uiPriority w:val="39"/>
    <w:qFormat/>
    <w:pPr>
      <w:widowControl w:val="0"/>
      <w:spacing w:line="360" w:lineRule="auto"/>
      <w:ind w:leftChars="200" w:left="200"/>
      <w:jc w:val="both"/>
    </w:pPr>
    <w:rPr>
      <w:kern w:val="2"/>
      <w:sz w:val="28"/>
      <w:szCs w:val="24"/>
    </w:rPr>
  </w:style>
  <w:style w:type="paragraph" w:styleId="a7">
    <w:name w:val="Normal (Web)"/>
    <w:basedOn w:val="a"/>
    <w:pPr>
      <w:spacing w:beforeAutospacing="1" w:afterAutospacing="1"/>
      <w:jc w:val="left"/>
    </w:pPr>
    <w:rPr>
      <w:kern w:val="0"/>
      <w:sz w:val="24"/>
    </w:rPr>
  </w:style>
  <w:style w:type="character" w:styleId="a8">
    <w:name w:val="Strong"/>
    <w:basedOn w:val="a0"/>
    <w:qFormat/>
    <w:rPr>
      <w:b/>
    </w:rPr>
  </w:style>
  <w:style w:type="character" w:styleId="a9">
    <w:name w:val="annotation reference"/>
    <w:basedOn w:val="a0"/>
    <w:rPr>
      <w:sz w:val="21"/>
      <w:szCs w:val="21"/>
    </w:rPr>
  </w:style>
  <w:style w:type="paragraph" w:styleId="aa">
    <w:name w:val="List Paragraph"/>
    <w:basedOn w:val="a"/>
    <w:uiPriority w:val="99"/>
    <w:unhideWhenUsed/>
    <w:qFormat/>
    <w:pPr>
      <w:ind w:firstLineChars="200" w:firstLine="420"/>
    </w:pPr>
  </w:style>
  <w:style w:type="paragraph" w:styleId="ab">
    <w:name w:val="annotation subject"/>
    <w:basedOn w:val="a3"/>
    <w:next w:val="a3"/>
    <w:link w:val="ac"/>
    <w:rsid w:val="00BF4392"/>
    <w:rPr>
      <w:b/>
      <w:bCs/>
    </w:rPr>
  </w:style>
  <w:style w:type="character" w:customStyle="1" w:styleId="a4">
    <w:name w:val="批注文字 字符"/>
    <w:basedOn w:val="a0"/>
    <w:link w:val="a3"/>
    <w:rsid w:val="00BF4392"/>
    <w:rPr>
      <w:kern w:val="2"/>
      <w:sz w:val="21"/>
      <w:szCs w:val="24"/>
    </w:rPr>
  </w:style>
  <w:style w:type="character" w:customStyle="1" w:styleId="ac">
    <w:name w:val="批注主题 字符"/>
    <w:basedOn w:val="a4"/>
    <w:link w:val="ab"/>
    <w:rsid w:val="00BF4392"/>
    <w:rPr>
      <w:b/>
      <w:bCs/>
      <w:kern w:val="2"/>
      <w:sz w:val="21"/>
      <w:szCs w:val="24"/>
    </w:rPr>
  </w:style>
  <w:style w:type="paragraph" w:styleId="ad">
    <w:name w:val="Revision"/>
    <w:hidden/>
    <w:uiPriority w:val="99"/>
    <w:unhideWhenUsed/>
    <w:rsid w:val="00BF439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wmf"/><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2.xml"/><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10" Type="http://schemas.openxmlformats.org/officeDocument/2006/relationships/comments" Target="comments.xml"/><Relationship Id="rId19" Type="http://schemas.openxmlformats.org/officeDocument/2006/relationships/oleObject" Target="embeddings/oleObject3.bin"/><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wmf"/><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oleObject" Target="embeddings/oleObject2.bin"/><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38</Pages>
  <Words>10834</Words>
  <Characters>14303</Characters>
  <Application>Microsoft Office Word</Application>
  <DocSecurity>0</DocSecurity>
  <Lines>681</Lines>
  <Paragraphs>512</Paragraphs>
  <ScaleCrop>false</ScaleCrop>
  <Company/>
  <LinksUpToDate>false</LinksUpToDate>
  <CharactersWithSpaces>24625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achao</dc:creator>
  <cp:lastModifiedBy>mintong zhou</cp:lastModifiedBy>
  <cp:revision>2</cp:revision>
  <dcterms:created xsi:type="dcterms:W3CDTF">2026-04-09T10:11:00Z</dcterms:created>
  <dcterms:modified xsi:type="dcterms:W3CDTF">2026-04-20T15:11:00Z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